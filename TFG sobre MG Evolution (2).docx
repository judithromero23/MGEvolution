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84937172" w:displacedByCustomXml="next"/>
    <w:bookmarkEnd w:id="0" w:displacedByCustomXml="next"/>
    <w:sdt>
      <w:sdtPr>
        <w:rPr>
          <w:rFonts w:eastAsiaTheme="minorHAnsi"/>
          <w:sz w:val="2"/>
          <w:lang w:eastAsia="en-US"/>
        </w:rPr>
        <w:id w:val="1913430964"/>
        <w:docPartObj>
          <w:docPartGallery w:val="Cover Pages"/>
          <w:docPartUnique/>
        </w:docPartObj>
      </w:sdtPr>
      <w:sdtEndPr>
        <w:rPr>
          <w:sz w:val="22"/>
        </w:rPr>
      </w:sdtEndPr>
      <w:sdtContent>
        <w:p w14:paraId="5BD77626" w14:textId="3C543490" w:rsidR="009803A9" w:rsidRDefault="000B3CCA">
          <w:pPr>
            <w:pStyle w:val="NoSpacing"/>
            <w:rPr>
              <w:sz w:val="2"/>
            </w:rPr>
          </w:pPr>
          <w:r>
            <w:rPr>
              <w:noProof/>
            </w:rPr>
            <mc:AlternateContent>
              <mc:Choice Requires="wps">
                <w:drawing>
                  <wp:anchor distT="0" distB="0" distL="114300" distR="114300" simplePos="0" relativeHeight="251661312" behindDoc="0" locked="0" layoutInCell="1" allowOverlap="1" wp14:anchorId="6AC7C55C" wp14:editId="2F2F5577">
                    <wp:simplePos x="0" y="0"/>
                    <wp:positionH relativeFrom="page">
                      <wp:posOffset>891821</wp:posOffset>
                    </wp:positionH>
                    <wp:positionV relativeFrom="margin">
                      <wp:posOffset>3316</wp:posOffset>
                    </wp:positionV>
                    <wp:extent cx="6050845"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605084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12A5A" w14:textId="77777777" w:rsidR="000B3CCA" w:rsidRPr="00392D8E" w:rsidRDefault="00AB1198" w:rsidP="000B3CCA">
                                <w:pPr>
                                  <w:pStyle w:val="NoSpacing"/>
                                  <w:jc w:val="center"/>
                                  <w:rPr>
                                    <w:rFonts w:ascii="Arial" w:eastAsia="SimSun" w:hAnsi="Arial" w:cs="Arial"/>
                                    <w:color w:val="FFFFFF" w:themeColor="background1"/>
                                    <w:sz w:val="80"/>
                                    <w:szCs w:val="80"/>
                                    <w:lang w:eastAsia="en-US"/>
                                  </w:rPr>
                                </w:pPr>
                                <w:sdt>
                                  <w:sdtPr>
                                    <w:rPr>
                                      <w:rFonts w:ascii="Arial" w:eastAsia="SimSun" w:hAnsi="Arial" w:cs="Arial"/>
                                      <w:color w:val="FFFFFF" w:themeColor="background1"/>
                                      <w:sz w:val="80"/>
                                      <w:szCs w:val="80"/>
                                      <w:lang w:eastAsia="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r w:rsidR="000B3CCA" w:rsidRPr="00392D8E">
                                      <w:rPr>
                                        <w:rFonts w:ascii="Arial" w:eastAsia="SimSun" w:hAnsi="Arial" w:cs="Arial"/>
                                        <w:color w:val="FFFFFF" w:themeColor="background1"/>
                                        <w:sz w:val="80"/>
                                        <w:szCs w:val="80"/>
                                        <w:lang w:eastAsia="en-US"/>
                                      </w:rPr>
                                      <w:t>Trabajo Final de Grado</w:t>
                                    </w:r>
                                  </w:sdtContent>
                                </w:sdt>
                              </w:p>
                              <w:p w14:paraId="2598CF20" w14:textId="5B65D3F4" w:rsidR="009803A9" w:rsidRPr="00647477" w:rsidRDefault="009803A9" w:rsidP="000B3CCA">
                                <w:pPr>
                                  <w:pStyle w:val="NoSpacing"/>
                                  <w:jc w:val="center"/>
                                  <w:rPr>
                                    <w:rFonts w:ascii="Microsoft JhengHei Light" w:eastAsia="Microsoft JhengHei Light" w:hAnsi="Microsoft JhengHei Light"/>
                                    <w:b/>
                                    <w:bCs/>
                                    <w:color w:val="FFFFFF" w:themeColor="background1"/>
                                    <w:sz w:val="44"/>
                                    <w:szCs w:val="44"/>
                                  </w:rPr>
                                </w:pPr>
                                <w:r w:rsidRPr="00647477">
                                  <w:rPr>
                                    <w:rFonts w:ascii="Microsoft JhengHei Light" w:eastAsia="Microsoft JhengHei Light" w:hAnsi="Microsoft JhengHei Light"/>
                                    <w:b/>
                                    <w:bCs/>
                                    <w:color w:val="FFFFFF" w:themeColor="background1"/>
                                    <w:sz w:val="44"/>
                                    <w:szCs w:val="44"/>
                                  </w:rPr>
                                  <w:t xml:space="preserve">MG </w:t>
                                </w:r>
                                <w:proofErr w:type="spellStart"/>
                                <w:r w:rsidRPr="00647477">
                                  <w:rPr>
                                    <w:rFonts w:ascii="Microsoft JhengHei Light" w:eastAsia="Microsoft JhengHei Light" w:hAnsi="Microsoft JhengHei Light"/>
                                    <w:b/>
                                    <w:bCs/>
                                    <w:color w:val="FFFFFF" w:themeColor="background1"/>
                                    <w:sz w:val="44"/>
                                    <w:szCs w:val="44"/>
                                  </w:rPr>
                                  <w:t>Evolution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6AC7C55C" id="_x0000_t202" coordsize="21600,21600" o:spt="202" path="m,l,21600r21600,l21600,xe">
                    <v:stroke joinstyle="miter"/>
                    <v:path gradientshapeok="t" o:connecttype="rect"/>
                  </v:shapetype>
                  <v:shape id="Cuadro de texto 62" o:spid="_x0000_s1026" type="#_x0000_t202" style="position:absolute;margin-left:70.2pt;margin-top:.25pt;width:476.45pt;height:1in;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" filled="f" stroked="f" strokeweight=".5pt">
                    <v:textbox style="mso-fit-shape-to-text:t">
                      <w:txbxContent>
                        <w:p w14:paraId="6C812A5A" w14:textId="77777777" w:rsidR="000B3CCA" w:rsidRPr="00392D8E" w:rsidRDefault="00AB1198" w:rsidP="000B3CCA">
                          <w:pPr>
                            <w:pStyle w:val="NoSpacing"/>
                            <w:jc w:val="center"/>
                            <w:rPr>
                              <w:rFonts w:ascii="Arial" w:eastAsia="SimSun" w:hAnsi="Arial" w:cs="Arial"/>
                              <w:color w:val="FFFFFF" w:themeColor="background1"/>
                              <w:sz w:val="80"/>
                              <w:szCs w:val="80"/>
                              <w:lang w:eastAsia="en-US"/>
                            </w:rPr>
                          </w:pPr>
                          <w:sdt>
                            <w:sdtPr>
                              <w:rPr>
                                <w:rFonts w:ascii="Arial" w:eastAsia="SimSun" w:hAnsi="Arial" w:cs="Arial"/>
                                <w:color w:val="FFFFFF" w:themeColor="background1"/>
                                <w:sz w:val="80"/>
                                <w:szCs w:val="80"/>
                                <w:lang w:eastAsia="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r w:rsidR="000B3CCA" w:rsidRPr="00392D8E">
                                <w:rPr>
                                  <w:rFonts w:ascii="Arial" w:eastAsia="SimSun" w:hAnsi="Arial" w:cs="Arial"/>
                                  <w:color w:val="FFFFFF" w:themeColor="background1"/>
                                  <w:sz w:val="80"/>
                                  <w:szCs w:val="80"/>
                                  <w:lang w:eastAsia="en-US"/>
                                </w:rPr>
                                <w:t>Trabajo Final de Grado</w:t>
                              </w:r>
                            </w:sdtContent>
                          </w:sdt>
                        </w:p>
                        <w:p w14:paraId="2598CF20" w14:textId="5B65D3F4" w:rsidR="009803A9" w:rsidRPr="00647477" w:rsidRDefault="009803A9" w:rsidP="000B3CCA">
                          <w:pPr>
                            <w:pStyle w:val="NoSpacing"/>
                            <w:jc w:val="center"/>
                            <w:rPr>
                              <w:rFonts w:ascii="Microsoft JhengHei Light" w:eastAsia="Microsoft JhengHei Light" w:hAnsi="Microsoft JhengHei Light"/>
                              <w:b/>
                              <w:bCs/>
                              <w:color w:val="FFFFFF" w:themeColor="background1"/>
                              <w:sz w:val="44"/>
                              <w:szCs w:val="44"/>
                            </w:rPr>
                          </w:pPr>
                          <w:r w:rsidRPr="00647477">
                            <w:rPr>
                              <w:rFonts w:ascii="Microsoft JhengHei Light" w:eastAsia="Microsoft JhengHei Light" w:hAnsi="Microsoft JhengHei Light"/>
                              <w:b/>
                              <w:bCs/>
                              <w:color w:val="FFFFFF" w:themeColor="background1"/>
                              <w:sz w:val="44"/>
                              <w:szCs w:val="44"/>
                            </w:rPr>
                            <w:t xml:space="preserve">MG </w:t>
                          </w:r>
                          <w:proofErr w:type="spellStart"/>
                          <w:r w:rsidRPr="00647477">
                            <w:rPr>
                              <w:rFonts w:ascii="Microsoft JhengHei Light" w:eastAsia="Microsoft JhengHei Light" w:hAnsi="Microsoft JhengHei Light"/>
                              <w:b/>
                              <w:bCs/>
                              <w:color w:val="FFFFFF" w:themeColor="background1"/>
                              <w:sz w:val="44"/>
                              <w:szCs w:val="44"/>
                            </w:rPr>
                            <w:t>Evolution</w:t>
                          </w:r>
                          <w:proofErr w:type="spellEnd"/>
                        </w:p>
                      </w:txbxContent>
                    </v:textbox>
                    <w10:wrap anchorx="page" anchory="margin"/>
                  </v:shape>
                </w:pict>
              </mc:Fallback>
            </mc:AlternateContent>
          </w:r>
        </w:p>
        <w:p w14:paraId="73DC7029" w14:textId="78DA0785" w:rsidR="009803A9" w:rsidRDefault="009803A9"/>
        <w:p w14:paraId="3503A1A5" w14:textId="5B91625C" w:rsidR="009803A9" w:rsidRDefault="00392D8E">
          <w:r>
            <w:rPr>
              <w:noProof/>
            </w:rPr>
            <mc:AlternateContent>
              <mc:Choice Requires="wps">
                <w:drawing>
                  <wp:anchor distT="0" distB="0" distL="114300" distR="114300" simplePos="0" relativeHeight="251659264" behindDoc="0" locked="0" layoutInCell="1" allowOverlap="1" wp14:anchorId="3D7865B6" wp14:editId="73774D5E">
                    <wp:simplePos x="0" y="0"/>
                    <wp:positionH relativeFrom="page">
                      <wp:posOffset>1327997</wp:posOffset>
                    </wp:positionH>
                    <wp:positionV relativeFrom="margin">
                      <wp:align>center</wp:align>
                    </wp:positionV>
                    <wp:extent cx="5943600" cy="374904"/>
                    <wp:effectExtent l="0" t="0" r="7620" b="508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D6550" w14:textId="3EBA3623" w:rsidR="009803A9" w:rsidRPr="000B3CCA" w:rsidRDefault="00AB1198">
                                <w:pPr>
                                  <w:pStyle w:val="NoSpacing"/>
                                  <w:jc w:val="right"/>
                                  <w:rPr>
                                    <w:color w:val="FFFFFF" w:themeColor="background1"/>
                                    <w:sz w:val="36"/>
                                    <w:szCs w:val="36"/>
                                  </w:rPr>
                                </w:pPr>
                                <w:sdt>
                                  <w:sdtPr>
                                    <w:rPr>
                                      <w:rFonts w:ascii="Gabriola" w:eastAsia="SimSun" w:hAnsi="Gabriola" w:cs="Leelawadee"/>
                                      <w:color w:val="FFFFFF" w:themeColor="background1"/>
                                      <w:sz w:val="48"/>
                                      <w:szCs w:val="48"/>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9803A9" w:rsidRPr="000B3CCA">
                                      <w:rPr>
                                        <w:rFonts w:ascii="Gabriola" w:eastAsia="SimSun" w:hAnsi="Gabriola" w:cs="Leelawadee"/>
                                        <w:color w:val="FFFFFF" w:themeColor="background1"/>
                                        <w:sz w:val="48"/>
                                        <w:szCs w:val="48"/>
                                      </w:rPr>
                                      <w:t xml:space="preserve">IES Camas – Antonio </w:t>
                                    </w:r>
                                    <w:proofErr w:type="spellStart"/>
                                    <w:r w:rsidR="009803A9" w:rsidRPr="000B3CCA">
                                      <w:rPr>
                                        <w:rFonts w:ascii="Gabriola" w:eastAsia="SimSun" w:hAnsi="Gabriola" w:cs="Leelawadee"/>
                                        <w:color w:val="FFFFFF" w:themeColor="background1"/>
                                        <w:sz w:val="48"/>
                                        <w:szCs w:val="48"/>
                                      </w:rPr>
                                      <w:t>Brisquet</w:t>
                                    </w:r>
                                    <w:proofErr w:type="spellEnd"/>
                                  </w:sdtContent>
                                </w:sdt>
                              </w:p>
                              <w:sdt>
                                <w:sdtPr>
                                  <w:rPr>
                                    <w:rFonts w:ascii="Gabriola" w:eastAsia="SimSun" w:hAnsi="Gabriola" w:cs="Leelawadee"/>
                                    <w:color w:val="FFFFFF" w:themeColor="background1"/>
                                    <w:sz w:val="48"/>
                                    <w:szCs w:val="48"/>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FA483DB" w14:textId="0EC97F70" w:rsidR="009803A9" w:rsidRPr="000B3CCA" w:rsidRDefault="009803A9">
                                    <w:pPr>
                                      <w:pStyle w:val="NoSpacing"/>
                                      <w:jc w:val="right"/>
                                      <w:rPr>
                                        <w:color w:val="FFFFFF" w:themeColor="background1"/>
                                        <w:sz w:val="36"/>
                                        <w:szCs w:val="36"/>
                                      </w:rPr>
                                    </w:pPr>
                                    <w:r w:rsidRPr="000B3CCA">
                                      <w:rPr>
                                        <w:rFonts w:ascii="Gabriola" w:eastAsia="SimSun" w:hAnsi="Gabriola" w:cs="Leelawadee"/>
                                        <w:color w:val="FFFFFF" w:themeColor="background1"/>
                                        <w:sz w:val="48"/>
                                        <w:szCs w:val="48"/>
                                      </w:rPr>
                                      <w:t>Judith Romero Guillén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D7865B6" id="Cuadro de texto 69" o:spid="_x0000_s1027" type="#_x0000_t202" style="position:absolute;margin-left:104.55pt;margin-top:0;width:468pt;height:29.5pt;z-index:251659264;visibility:visible;mso-wrap-style:square;mso-width-percent:765;mso-height-percent:0;mso-wrap-distance-left:9pt;mso-wrap-distance-top:0;mso-wrap-distance-right:9pt;mso-wrap-distance-bottom:0;mso-position-horizontal:absolute;mso-position-horizontal-relative:page;mso-position-vertical:center;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" filled="f" stroked="f" strokeweight=".5pt">
                    <v:textbox style="mso-fit-shape-to-text:t" inset="0,0,0,0">
                      <w:txbxContent>
                        <w:p w14:paraId="527D6550" w14:textId="3EBA3623" w:rsidR="009803A9" w:rsidRPr="000B3CCA" w:rsidRDefault="00AB1198">
                          <w:pPr>
                            <w:pStyle w:val="NoSpacing"/>
                            <w:jc w:val="right"/>
                            <w:rPr>
                              <w:color w:val="FFFFFF" w:themeColor="background1"/>
                              <w:sz w:val="36"/>
                              <w:szCs w:val="36"/>
                            </w:rPr>
                          </w:pPr>
                          <w:sdt>
                            <w:sdtPr>
                              <w:rPr>
                                <w:rFonts w:ascii="Gabriola" w:eastAsia="SimSun" w:hAnsi="Gabriola" w:cs="Leelawadee"/>
                                <w:color w:val="FFFFFF" w:themeColor="background1"/>
                                <w:sz w:val="48"/>
                                <w:szCs w:val="48"/>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9803A9" w:rsidRPr="000B3CCA">
                                <w:rPr>
                                  <w:rFonts w:ascii="Gabriola" w:eastAsia="SimSun" w:hAnsi="Gabriola" w:cs="Leelawadee"/>
                                  <w:color w:val="FFFFFF" w:themeColor="background1"/>
                                  <w:sz w:val="48"/>
                                  <w:szCs w:val="48"/>
                                </w:rPr>
                                <w:t xml:space="preserve">IES Camas – Antonio </w:t>
                              </w:r>
                              <w:proofErr w:type="spellStart"/>
                              <w:r w:rsidR="009803A9" w:rsidRPr="000B3CCA">
                                <w:rPr>
                                  <w:rFonts w:ascii="Gabriola" w:eastAsia="SimSun" w:hAnsi="Gabriola" w:cs="Leelawadee"/>
                                  <w:color w:val="FFFFFF" w:themeColor="background1"/>
                                  <w:sz w:val="48"/>
                                  <w:szCs w:val="48"/>
                                </w:rPr>
                                <w:t>Brisquet</w:t>
                              </w:r>
                              <w:proofErr w:type="spellEnd"/>
                            </w:sdtContent>
                          </w:sdt>
                        </w:p>
                        <w:sdt>
                          <w:sdtPr>
                            <w:rPr>
                              <w:rFonts w:ascii="Gabriola" w:eastAsia="SimSun" w:hAnsi="Gabriola" w:cs="Leelawadee"/>
                              <w:color w:val="FFFFFF" w:themeColor="background1"/>
                              <w:sz w:val="48"/>
                              <w:szCs w:val="48"/>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FA483DB" w14:textId="0EC97F70" w:rsidR="009803A9" w:rsidRPr="000B3CCA" w:rsidRDefault="009803A9">
                              <w:pPr>
                                <w:pStyle w:val="NoSpacing"/>
                                <w:jc w:val="right"/>
                                <w:rPr>
                                  <w:color w:val="FFFFFF" w:themeColor="background1"/>
                                  <w:sz w:val="36"/>
                                  <w:szCs w:val="36"/>
                                </w:rPr>
                              </w:pPr>
                              <w:r w:rsidRPr="000B3CCA">
                                <w:rPr>
                                  <w:rFonts w:ascii="Gabriola" w:eastAsia="SimSun" w:hAnsi="Gabriola" w:cs="Leelawadee"/>
                                  <w:color w:val="FFFFFF" w:themeColor="background1"/>
                                  <w:sz w:val="48"/>
                                  <w:szCs w:val="48"/>
                                </w:rPr>
                                <w:t>Judith Romero Guillén</w:t>
                              </w:r>
                            </w:p>
                          </w:sdtContent>
                        </w:sdt>
                      </w:txbxContent>
                    </v:textbox>
                    <w10:wrap anchorx="page" anchory="margin"/>
                  </v:shape>
                </w:pict>
              </mc:Fallback>
            </mc:AlternateContent>
          </w:r>
          <w:r>
            <w:rPr>
              <w:noProof/>
            </w:rPr>
            <w:drawing>
              <wp:anchor distT="0" distB="0" distL="114300" distR="114300" simplePos="0" relativeHeight="251664384" behindDoc="1" locked="0" layoutInCell="1" allowOverlap="1" wp14:anchorId="2FDA0225" wp14:editId="4C67C913">
                <wp:simplePos x="0" y="0"/>
                <wp:positionH relativeFrom="page">
                  <wp:align>left</wp:align>
                </wp:positionH>
                <wp:positionV relativeFrom="paragraph">
                  <wp:posOffset>272238</wp:posOffset>
                </wp:positionV>
                <wp:extent cx="10885270" cy="7697294"/>
                <wp:effectExtent l="0" t="6033" r="5398" b="5397"/>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88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10885270" cy="7697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03A9">
            <w:br w:type="page"/>
          </w:r>
        </w:p>
      </w:sdtContent>
    </w:sdt>
    <w:p w14:paraId="03438950" w14:textId="14B96CA0" w:rsidR="009803A9" w:rsidRDefault="00647477">
      <w:r>
        <w:rPr>
          <w:noProof/>
        </w:rPr>
        <w:lastRenderedPageBreak/>
        <mc:AlternateContent>
          <mc:Choice Requires="wps">
            <w:drawing>
              <wp:anchor distT="0" distB="0" distL="114300" distR="114300" simplePos="0" relativeHeight="251667456" behindDoc="0" locked="0" layoutInCell="1" allowOverlap="1" wp14:anchorId="6E212729" wp14:editId="67D1AC3C">
                <wp:simplePos x="0" y="0"/>
                <wp:positionH relativeFrom="margin">
                  <wp:align>center</wp:align>
                </wp:positionH>
                <wp:positionV relativeFrom="paragraph">
                  <wp:posOffset>-126365</wp:posOffset>
                </wp:positionV>
                <wp:extent cx="10745470" cy="758634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0745470" cy="7586345"/>
                        </a:xfrm>
                        <a:prstGeom prst="rect">
                          <a:avLst/>
                        </a:prstGeom>
                        <a:noFill/>
                        <a:ln>
                          <a:noFill/>
                        </a:ln>
                      </wps:spPr>
                      <wps:txbx>
                        <w:txbxContent>
                          <w:p w14:paraId="333C621E" w14:textId="6E6199FF" w:rsidR="00647477" w:rsidRPr="00647477" w:rsidRDefault="00647477" w:rsidP="00647477">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Presentación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212729" id="Cuadro de texto 1" o:spid="_x0000_s1028" type="#_x0000_t202" style="position:absolute;margin-left:0;margin-top:-9.95pt;width:846.1pt;height:597.35pt;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" filled="f" stroked="f">
                <v:textbox style="mso-fit-shape-to-text:t">
                  <w:txbxContent>
                    <w:p w14:paraId="333C621E" w14:textId="6E6199FF" w:rsidR="00647477" w:rsidRPr="00647477" w:rsidRDefault="00647477" w:rsidP="00647477">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Presentación</w:t>
                      </w:r>
                    </w:p>
                  </w:txbxContent>
                </v:textbox>
                <w10:wrap anchorx="margin"/>
              </v:shape>
            </w:pict>
          </mc:Fallback>
        </mc:AlternateContent>
      </w:r>
    </w:p>
    <w:p w14:paraId="3F7F0B27" w14:textId="6462E17B" w:rsidR="009803A9" w:rsidRDefault="00392D8E">
      <w:r>
        <w:rPr>
          <w:noProof/>
        </w:rPr>
        <w:drawing>
          <wp:anchor distT="0" distB="0" distL="114300" distR="114300" simplePos="0" relativeHeight="251665408" behindDoc="1" locked="0" layoutInCell="1" allowOverlap="1" wp14:anchorId="2918277D" wp14:editId="59167E50">
            <wp:simplePos x="0" y="0"/>
            <wp:positionH relativeFrom="page">
              <wp:posOffset>-1649853</wp:posOffset>
            </wp:positionH>
            <wp:positionV relativeFrom="paragraph">
              <wp:posOffset>352302</wp:posOffset>
            </wp:positionV>
            <wp:extent cx="10745322" cy="7674221"/>
            <wp:effectExtent l="0" t="762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34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10748577" cy="7676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DBF60" w14:textId="764039A4" w:rsidR="009803A9" w:rsidRDefault="009803A9"/>
    <w:p w14:paraId="4F20637F" w14:textId="58B8882F" w:rsidR="009803A9" w:rsidRDefault="009803A9"/>
    <w:p w14:paraId="183E9A28" w14:textId="6CAC777B" w:rsidR="009803A9" w:rsidRDefault="009803A9"/>
    <w:p w14:paraId="470DC72A" w14:textId="6B0BEABF" w:rsidR="009803A9" w:rsidRDefault="009803A9"/>
    <w:p w14:paraId="3944A97A" w14:textId="4B43FECA" w:rsidR="009803A9" w:rsidRDefault="009803A9" w:rsidP="000B3CCA">
      <w:pPr>
        <w:ind w:firstLine="708"/>
      </w:pPr>
    </w:p>
    <w:p w14:paraId="51221854" w14:textId="0883BDC7" w:rsidR="009803A9" w:rsidRDefault="009803A9"/>
    <w:p w14:paraId="00D9C3B8" w14:textId="3359A0E0" w:rsidR="009803A9" w:rsidRDefault="009803A9"/>
    <w:p w14:paraId="5ED9326D" w14:textId="459AFD69" w:rsidR="009803A9" w:rsidRDefault="009803A9"/>
    <w:p w14:paraId="6F3FD483" w14:textId="3B01869B" w:rsidR="009803A9" w:rsidRDefault="009803A9"/>
    <w:p w14:paraId="7331070B" w14:textId="1449B86D" w:rsidR="009803A9" w:rsidRDefault="009803A9"/>
    <w:p w14:paraId="77F0CC11" w14:textId="6D0F7CB6" w:rsidR="009803A9" w:rsidRDefault="009803A9"/>
    <w:p w14:paraId="623025D9" w14:textId="443AA8AB" w:rsidR="009803A9" w:rsidRDefault="009803A9"/>
    <w:p w14:paraId="7623BA99" w14:textId="59A4EB53" w:rsidR="009803A9" w:rsidRDefault="009803A9"/>
    <w:p w14:paraId="4BFFDA57" w14:textId="11FDB8D6" w:rsidR="00396074" w:rsidRDefault="00396074"/>
    <w:p w14:paraId="44144348" w14:textId="04E08083" w:rsidR="009803A9" w:rsidRDefault="009803A9"/>
    <w:p w14:paraId="5CDC08FA" w14:textId="0A1AFEF3" w:rsidR="009803A9" w:rsidRDefault="009803A9"/>
    <w:p w14:paraId="4A6155C0" w14:textId="67D5A726" w:rsidR="009803A9" w:rsidRDefault="009803A9"/>
    <w:p w14:paraId="55F1AAED" w14:textId="2742B554" w:rsidR="009803A9" w:rsidRDefault="009803A9"/>
    <w:p w14:paraId="68466406" w14:textId="3D36BC85" w:rsidR="009803A9" w:rsidRDefault="009803A9"/>
    <w:p w14:paraId="71D4D9BD" w14:textId="62F74A6D" w:rsidR="009803A9" w:rsidRDefault="009803A9"/>
    <w:p w14:paraId="03014574" w14:textId="003A28AF" w:rsidR="009803A9" w:rsidRDefault="009803A9"/>
    <w:p w14:paraId="3573524E" w14:textId="24293B4D" w:rsidR="009803A9" w:rsidRDefault="009803A9"/>
    <w:p w14:paraId="5CD4BEF4" w14:textId="044CBB7B" w:rsidR="009803A9" w:rsidRDefault="009803A9"/>
    <w:p w14:paraId="0ADE052A" w14:textId="60E7BC16" w:rsidR="009803A9" w:rsidRDefault="009803A9"/>
    <w:p w14:paraId="706729B9" w14:textId="14DEC5EE" w:rsidR="009803A9" w:rsidRDefault="009803A9"/>
    <w:p w14:paraId="0579CCA2" w14:textId="044A230A" w:rsidR="009803A9" w:rsidRDefault="009803A9"/>
    <w:p w14:paraId="6259F53E" w14:textId="01FDBC12" w:rsidR="009803A9" w:rsidRDefault="009803A9"/>
    <w:p w14:paraId="2E4455CE" w14:textId="2298720C" w:rsidR="009803A9" w:rsidRDefault="009803A9"/>
    <w:p w14:paraId="267E8D84" w14:textId="40F84831" w:rsidR="009803A9" w:rsidRDefault="009803A9"/>
    <w:p w14:paraId="530ACC5A" w14:textId="77777777" w:rsidR="000B3CCA" w:rsidRDefault="000B3CCA" w:rsidP="000B3CCA">
      <w:pPr>
        <w:pStyle w:val="Title"/>
        <w:jc w:val="center"/>
        <w:rPr>
          <w:rFonts w:ascii="Source Sans Pro" w:hAnsi="Source Sans Pro"/>
          <w:b/>
          <w:bCs/>
          <w:noProof/>
          <w:sz w:val="52"/>
          <w:szCs w:val="52"/>
        </w:rPr>
      </w:pPr>
      <w:r w:rsidRPr="0057210F">
        <w:rPr>
          <w:rFonts w:ascii="Source Sans Pro" w:hAnsi="Source Sans Pro"/>
          <w:b/>
          <w:bCs/>
          <w:noProof/>
          <w:sz w:val="52"/>
          <w:szCs w:val="52"/>
        </w:rPr>
        <w:lastRenderedPageBreak/>
        <w:t>TFG sobre MG Evolution</w:t>
      </w:r>
    </w:p>
    <w:p w14:paraId="604E7814" w14:textId="77777777" w:rsidR="000B3CCA" w:rsidRPr="0057210F" w:rsidRDefault="000B3CCA" w:rsidP="000B3CCA">
      <w:pPr>
        <w:pStyle w:val="BodyText"/>
        <w:rPr>
          <w:sz w:val="28"/>
          <w:szCs w:val="28"/>
        </w:rPr>
      </w:pPr>
    </w:p>
    <w:p w14:paraId="3D6179DF" w14:textId="77777777" w:rsidR="000B3CCA" w:rsidRPr="00C51284" w:rsidRDefault="000B3CCA" w:rsidP="000B3CCA">
      <w:pPr>
        <w:pStyle w:val="BodyText"/>
        <w:rPr>
          <w:rFonts w:ascii="Arial" w:hAnsi="Arial" w:cs="Arial"/>
          <w:sz w:val="24"/>
          <w:szCs w:val="24"/>
        </w:rPr>
      </w:pPr>
      <w:r w:rsidRPr="00C51284">
        <w:rPr>
          <w:rFonts w:ascii="Arial" w:hAnsi="Arial" w:cs="Arial"/>
          <w:sz w:val="24"/>
          <w:szCs w:val="24"/>
        </w:rPr>
        <w:t>Soy Judith Romero Guillén, alumna de 2º D.A.W (Desarrollo de aplicaciones web).</w:t>
      </w:r>
    </w:p>
    <w:p w14:paraId="5F8D3B59" w14:textId="77777777" w:rsidR="000B3CCA" w:rsidRPr="00C51284" w:rsidRDefault="000B3CCA" w:rsidP="000B3CCA">
      <w:pPr>
        <w:pStyle w:val="BodyText"/>
        <w:rPr>
          <w:rFonts w:ascii="Arial" w:hAnsi="Arial" w:cs="Arial"/>
          <w:sz w:val="24"/>
          <w:szCs w:val="24"/>
        </w:rPr>
      </w:pPr>
      <w:r w:rsidRPr="00C51284">
        <w:rPr>
          <w:rFonts w:ascii="Arial" w:hAnsi="Arial" w:cs="Arial"/>
          <w:sz w:val="24"/>
          <w:szCs w:val="24"/>
        </w:rPr>
        <w:t xml:space="preserve">Mi TFG trata sobre MG </w:t>
      </w:r>
      <w:proofErr w:type="spellStart"/>
      <w:r w:rsidRPr="00C51284">
        <w:rPr>
          <w:rFonts w:ascii="Arial" w:hAnsi="Arial" w:cs="Arial"/>
          <w:sz w:val="24"/>
          <w:szCs w:val="24"/>
        </w:rPr>
        <w:t>Evolution</w:t>
      </w:r>
      <w:proofErr w:type="spellEnd"/>
      <w:r w:rsidRPr="00C51284">
        <w:rPr>
          <w:rFonts w:ascii="Arial" w:hAnsi="Arial" w:cs="Arial"/>
          <w:sz w:val="24"/>
          <w:szCs w:val="24"/>
        </w:rPr>
        <w:t>, una peluquería que no contaba con ningún tipo de ayuda informática. En este proyecto pretendo otorgar al cliente, en este caso a Manoli (dueña de la peluquería) de un sistema de organización, cómodo y sencillo de manejar.</w:t>
      </w:r>
    </w:p>
    <w:p w14:paraId="75DD077F" w14:textId="77777777" w:rsidR="00D21A55" w:rsidRPr="00C51284" w:rsidRDefault="000B3CCA" w:rsidP="000B3CCA">
      <w:pPr>
        <w:pStyle w:val="BodyText"/>
        <w:rPr>
          <w:rFonts w:ascii="Arial" w:hAnsi="Arial" w:cs="Arial"/>
          <w:sz w:val="24"/>
          <w:szCs w:val="24"/>
        </w:rPr>
      </w:pPr>
      <w:r w:rsidRPr="00C51284">
        <w:rPr>
          <w:rFonts w:ascii="Arial" w:hAnsi="Arial" w:cs="Arial"/>
          <w:sz w:val="24"/>
          <w:szCs w:val="24"/>
        </w:rPr>
        <w:t>En este sitio web</w:t>
      </w:r>
      <w:r w:rsidR="00DC4D8F" w:rsidRPr="00C51284">
        <w:rPr>
          <w:rFonts w:ascii="Arial" w:hAnsi="Arial" w:cs="Arial"/>
          <w:sz w:val="24"/>
          <w:szCs w:val="24"/>
        </w:rPr>
        <w:t>,</w:t>
      </w:r>
      <w:r w:rsidRPr="00C51284">
        <w:rPr>
          <w:rFonts w:ascii="Arial" w:hAnsi="Arial" w:cs="Arial"/>
          <w:sz w:val="24"/>
          <w:szCs w:val="24"/>
        </w:rPr>
        <w:t xml:space="preserve"> Manoli</w:t>
      </w:r>
      <w:r w:rsidR="00DC4D8F" w:rsidRPr="00C51284">
        <w:rPr>
          <w:rFonts w:ascii="Arial" w:hAnsi="Arial" w:cs="Arial"/>
          <w:sz w:val="24"/>
          <w:szCs w:val="24"/>
        </w:rPr>
        <w:t>,</w:t>
      </w:r>
      <w:r w:rsidRPr="00C51284">
        <w:rPr>
          <w:rFonts w:ascii="Arial" w:hAnsi="Arial" w:cs="Arial"/>
          <w:sz w:val="24"/>
          <w:szCs w:val="24"/>
        </w:rPr>
        <w:t xml:space="preserve"> va a poder controlar las citas</w:t>
      </w:r>
      <w:r w:rsidR="00DC4D8F" w:rsidRPr="00C51284">
        <w:rPr>
          <w:rFonts w:ascii="Arial" w:hAnsi="Arial" w:cs="Arial"/>
          <w:sz w:val="24"/>
          <w:szCs w:val="24"/>
        </w:rPr>
        <w:t xml:space="preserve"> de sus clientas con los estilistas contratados,</w:t>
      </w:r>
      <w:r w:rsidRPr="00C51284">
        <w:rPr>
          <w:rFonts w:ascii="Arial" w:hAnsi="Arial" w:cs="Arial"/>
          <w:sz w:val="24"/>
          <w:szCs w:val="24"/>
        </w:rPr>
        <w:t xml:space="preserve"> así como en los productos en stock </w:t>
      </w:r>
      <w:r w:rsidR="00D21A55" w:rsidRPr="00C51284">
        <w:rPr>
          <w:rFonts w:ascii="Arial" w:hAnsi="Arial" w:cs="Arial"/>
          <w:sz w:val="24"/>
          <w:szCs w:val="24"/>
        </w:rPr>
        <w:t>del</w:t>
      </w:r>
      <w:r w:rsidRPr="00C51284">
        <w:rPr>
          <w:rFonts w:ascii="Arial" w:hAnsi="Arial" w:cs="Arial"/>
          <w:sz w:val="24"/>
          <w:szCs w:val="24"/>
        </w:rPr>
        <w:t xml:space="preserve"> almacén</w:t>
      </w:r>
      <w:r w:rsidR="00DC4D8F" w:rsidRPr="00C51284">
        <w:rPr>
          <w:rFonts w:ascii="Arial" w:hAnsi="Arial" w:cs="Arial"/>
          <w:sz w:val="24"/>
          <w:szCs w:val="24"/>
        </w:rPr>
        <w:t>.</w:t>
      </w:r>
      <w:r w:rsidRPr="00C51284">
        <w:rPr>
          <w:rFonts w:ascii="Arial" w:hAnsi="Arial" w:cs="Arial"/>
          <w:sz w:val="24"/>
          <w:szCs w:val="24"/>
        </w:rPr>
        <w:t xml:space="preserve"> </w:t>
      </w:r>
    </w:p>
    <w:p w14:paraId="482AAF48" w14:textId="4287DBDE" w:rsidR="000B3CCA" w:rsidRPr="00C51284" w:rsidRDefault="00DC4D8F" w:rsidP="000B3CCA">
      <w:pPr>
        <w:pStyle w:val="BodyText"/>
        <w:rPr>
          <w:rFonts w:ascii="Arial" w:hAnsi="Arial" w:cs="Arial"/>
          <w:sz w:val="24"/>
          <w:szCs w:val="24"/>
        </w:rPr>
      </w:pPr>
      <w:r w:rsidRPr="00C51284">
        <w:rPr>
          <w:rFonts w:ascii="Arial" w:hAnsi="Arial" w:cs="Arial"/>
          <w:sz w:val="24"/>
          <w:szCs w:val="24"/>
        </w:rPr>
        <w:t>T</w:t>
      </w:r>
      <w:r w:rsidR="000B3CCA" w:rsidRPr="00C51284">
        <w:rPr>
          <w:rFonts w:ascii="Arial" w:hAnsi="Arial" w:cs="Arial"/>
          <w:sz w:val="24"/>
          <w:szCs w:val="24"/>
        </w:rPr>
        <w:t xml:space="preserve">ambién va a poder </w:t>
      </w:r>
      <w:r w:rsidRPr="00C51284">
        <w:rPr>
          <w:rFonts w:ascii="Arial" w:hAnsi="Arial" w:cs="Arial"/>
          <w:sz w:val="24"/>
          <w:szCs w:val="24"/>
        </w:rPr>
        <w:t xml:space="preserve">llevar un control de los clientes. </w:t>
      </w:r>
      <w:r w:rsidR="00EF7EBE" w:rsidRPr="00C51284">
        <w:rPr>
          <w:rFonts w:ascii="Arial" w:hAnsi="Arial" w:cs="Arial"/>
          <w:sz w:val="24"/>
          <w:szCs w:val="24"/>
        </w:rPr>
        <w:t>Además,</w:t>
      </w:r>
      <w:r w:rsidR="00D21A55" w:rsidRPr="00C51284">
        <w:rPr>
          <w:rFonts w:ascii="Arial" w:hAnsi="Arial" w:cs="Arial"/>
          <w:sz w:val="24"/>
          <w:szCs w:val="24"/>
        </w:rPr>
        <w:t xml:space="preserve"> </w:t>
      </w:r>
      <w:r w:rsidRPr="00C51284">
        <w:rPr>
          <w:rFonts w:ascii="Arial" w:hAnsi="Arial" w:cs="Arial"/>
          <w:sz w:val="24"/>
          <w:szCs w:val="24"/>
        </w:rPr>
        <w:t>revisar las compras realizadas de los productos con los que cuenta</w:t>
      </w:r>
      <w:r w:rsidR="00D21A55" w:rsidRPr="00C51284">
        <w:rPr>
          <w:rFonts w:ascii="Arial" w:hAnsi="Arial" w:cs="Arial"/>
          <w:sz w:val="24"/>
          <w:szCs w:val="24"/>
        </w:rPr>
        <w:t>.</w:t>
      </w:r>
    </w:p>
    <w:p w14:paraId="289330DA" w14:textId="77777777" w:rsidR="000B3CCA" w:rsidRPr="00C51284" w:rsidRDefault="000B3CCA" w:rsidP="000B3CCA">
      <w:pPr>
        <w:pStyle w:val="BodyText"/>
        <w:rPr>
          <w:rFonts w:ascii="Arial" w:hAnsi="Arial" w:cs="Arial"/>
          <w:sz w:val="24"/>
          <w:szCs w:val="24"/>
        </w:rPr>
      </w:pPr>
    </w:p>
    <w:p w14:paraId="31C5F0EA" w14:textId="77777777" w:rsidR="000B3CCA" w:rsidRPr="00C51284" w:rsidRDefault="000B3CCA" w:rsidP="000B3CCA">
      <w:pPr>
        <w:pStyle w:val="BodyText"/>
        <w:rPr>
          <w:rFonts w:ascii="Arial" w:hAnsi="Arial" w:cs="Arial"/>
          <w:sz w:val="24"/>
          <w:szCs w:val="24"/>
        </w:rPr>
      </w:pPr>
      <w:r w:rsidRPr="00C51284">
        <w:rPr>
          <w:rFonts w:ascii="Arial" w:hAnsi="Arial" w:cs="Arial"/>
          <w:sz w:val="24"/>
          <w:szCs w:val="24"/>
        </w:rPr>
        <w:t xml:space="preserve">Las tecnologías que he usado son: </w:t>
      </w:r>
    </w:p>
    <w:p w14:paraId="11B8130F" w14:textId="77777777" w:rsidR="000B3CCA" w:rsidRPr="00C51284" w:rsidRDefault="000B3CCA" w:rsidP="000B3CCA">
      <w:pPr>
        <w:pStyle w:val="BodyText"/>
        <w:numPr>
          <w:ilvl w:val="0"/>
          <w:numId w:val="1"/>
        </w:numPr>
        <w:rPr>
          <w:rFonts w:ascii="Arial" w:hAnsi="Arial" w:cs="Arial"/>
          <w:sz w:val="24"/>
          <w:szCs w:val="24"/>
        </w:rPr>
      </w:pPr>
      <w:r w:rsidRPr="00C51284">
        <w:rPr>
          <w:rFonts w:ascii="Arial" w:hAnsi="Arial" w:cs="Arial"/>
          <w:sz w:val="24"/>
          <w:szCs w:val="24"/>
        </w:rPr>
        <w:t>Java EE: Para proceso “Dar de alta, Dar de baja, Modificar, Ver” de todos los campos (Clientes, Productos, Estilistas, Citas, Compras)</w:t>
      </w:r>
    </w:p>
    <w:p w14:paraId="5DBFD5F4" w14:textId="2A367092" w:rsidR="000B3CCA" w:rsidRPr="00C51284" w:rsidRDefault="000B3CCA" w:rsidP="000B3CCA">
      <w:pPr>
        <w:pStyle w:val="BodyText"/>
        <w:numPr>
          <w:ilvl w:val="0"/>
          <w:numId w:val="1"/>
        </w:numPr>
        <w:rPr>
          <w:rFonts w:ascii="Arial" w:hAnsi="Arial" w:cs="Arial"/>
          <w:sz w:val="24"/>
          <w:szCs w:val="24"/>
        </w:rPr>
      </w:pPr>
      <w:r w:rsidRPr="00C51284">
        <w:rPr>
          <w:rFonts w:ascii="Arial" w:hAnsi="Arial" w:cs="Arial"/>
          <w:sz w:val="24"/>
          <w:szCs w:val="24"/>
        </w:rPr>
        <w:t>JS &amp; Node</w:t>
      </w:r>
      <w:r w:rsidR="00D21A55" w:rsidRPr="00C51284">
        <w:rPr>
          <w:rFonts w:ascii="Arial" w:hAnsi="Arial" w:cs="Arial"/>
          <w:sz w:val="24"/>
          <w:szCs w:val="24"/>
        </w:rPr>
        <w:t>.</w:t>
      </w:r>
      <w:r w:rsidRPr="00C51284">
        <w:rPr>
          <w:rFonts w:ascii="Arial" w:hAnsi="Arial" w:cs="Arial"/>
          <w:sz w:val="24"/>
          <w:szCs w:val="24"/>
        </w:rPr>
        <w:t>JS: Para el proceso de mandar mensaje a WhatsApp.</w:t>
      </w:r>
    </w:p>
    <w:p w14:paraId="237FD1A0" w14:textId="4EB5F542" w:rsidR="000B3CCA" w:rsidRPr="00C51284" w:rsidRDefault="000B3CCA" w:rsidP="000B3CCA">
      <w:pPr>
        <w:pStyle w:val="BodyText"/>
        <w:numPr>
          <w:ilvl w:val="0"/>
          <w:numId w:val="1"/>
        </w:numPr>
        <w:rPr>
          <w:rFonts w:ascii="Arial" w:hAnsi="Arial" w:cs="Arial"/>
          <w:sz w:val="24"/>
          <w:szCs w:val="24"/>
        </w:rPr>
      </w:pPr>
      <w:r w:rsidRPr="00C51284">
        <w:rPr>
          <w:rFonts w:ascii="Arial" w:hAnsi="Arial" w:cs="Arial"/>
          <w:sz w:val="24"/>
          <w:szCs w:val="24"/>
        </w:rPr>
        <w:t>HTML5</w:t>
      </w:r>
      <w:r w:rsidR="00D21A55" w:rsidRPr="00C51284">
        <w:rPr>
          <w:rFonts w:ascii="Arial" w:hAnsi="Arial" w:cs="Arial"/>
          <w:sz w:val="24"/>
          <w:szCs w:val="24"/>
        </w:rPr>
        <w:t>,</w:t>
      </w:r>
      <w:r w:rsidRPr="00C51284">
        <w:rPr>
          <w:rFonts w:ascii="Arial" w:hAnsi="Arial" w:cs="Arial"/>
          <w:sz w:val="24"/>
          <w:szCs w:val="24"/>
        </w:rPr>
        <w:t xml:space="preserve"> CSS3</w:t>
      </w:r>
      <w:r w:rsidR="00D21A55" w:rsidRPr="00C51284">
        <w:rPr>
          <w:rFonts w:ascii="Arial" w:hAnsi="Arial" w:cs="Arial"/>
          <w:sz w:val="24"/>
          <w:szCs w:val="24"/>
        </w:rPr>
        <w:t>, Bootstrap</w:t>
      </w:r>
      <w:r w:rsidRPr="00C51284">
        <w:rPr>
          <w:rFonts w:ascii="Arial" w:hAnsi="Arial" w:cs="Arial"/>
          <w:sz w:val="24"/>
          <w:szCs w:val="24"/>
        </w:rPr>
        <w:t>: Para la forma y el diseño de la aplicación.</w:t>
      </w:r>
    </w:p>
    <w:p w14:paraId="7999B4BF" w14:textId="77777777" w:rsidR="000B3CCA" w:rsidRPr="00C51284" w:rsidRDefault="000B3CCA" w:rsidP="000B3CCA">
      <w:pPr>
        <w:pStyle w:val="BodyText"/>
        <w:numPr>
          <w:ilvl w:val="0"/>
          <w:numId w:val="1"/>
        </w:numPr>
        <w:rPr>
          <w:rFonts w:ascii="Arial" w:hAnsi="Arial" w:cs="Arial"/>
          <w:sz w:val="24"/>
          <w:szCs w:val="24"/>
        </w:rPr>
      </w:pPr>
      <w:proofErr w:type="spellStart"/>
      <w:r w:rsidRPr="00C51284">
        <w:rPr>
          <w:rFonts w:ascii="Arial" w:hAnsi="Arial" w:cs="Arial"/>
          <w:sz w:val="24"/>
          <w:szCs w:val="24"/>
        </w:rPr>
        <w:t>Creately</w:t>
      </w:r>
      <w:proofErr w:type="spellEnd"/>
      <w:r w:rsidRPr="00C51284">
        <w:rPr>
          <w:rFonts w:ascii="Arial" w:hAnsi="Arial" w:cs="Arial"/>
          <w:sz w:val="24"/>
          <w:szCs w:val="24"/>
        </w:rPr>
        <w:t>: Para la creación del ER.</w:t>
      </w:r>
    </w:p>
    <w:p w14:paraId="18B80A7C" w14:textId="154DF8E1" w:rsidR="000B3CCA" w:rsidRPr="00C51284" w:rsidRDefault="00500F48" w:rsidP="000B3CCA">
      <w:pPr>
        <w:pStyle w:val="BodyText"/>
        <w:numPr>
          <w:ilvl w:val="0"/>
          <w:numId w:val="1"/>
        </w:numPr>
        <w:rPr>
          <w:rFonts w:ascii="Arial" w:hAnsi="Arial" w:cs="Arial"/>
          <w:sz w:val="24"/>
          <w:szCs w:val="24"/>
        </w:rPr>
      </w:pPr>
      <w:proofErr w:type="spellStart"/>
      <w:r>
        <w:rPr>
          <w:rFonts w:ascii="Arial" w:hAnsi="Arial" w:cs="Arial"/>
          <w:sz w:val="24"/>
          <w:szCs w:val="24"/>
        </w:rPr>
        <w:t>Online.Visual-Paradigm</w:t>
      </w:r>
      <w:proofErr w:type="spellEnd"/>
      <w:r w:rsidR="000B3CCA" w:rsidRPr="00C51284">
        <w:rPr>
          <w:rFonts w:ascii="Arial" w:hAnsi="Arial" w:cs="Arial"/>
          <w:sz w:val="24"/>
          <w:szCs w:val="24"/>
        </w:rPr>
        <w:t>: Para la creación de los mockups.</w:t>
      </w:r>
    </w:p>
    <w:p w14:paraId="6776FDB4" w14:textId="3CFCC3F2" w:rsidR="000B3CCA" w:rsidRPr="00C51284" w:rsidRDefault="000B3CCA" w:rsidP="000B3CCA">
      <w:pPr>
        <w:pStyle w:val="BodyText"/>
        <w:numPr>
          <w:ilvl w:val="0"/>
          <w:numId w:val="1"/>
        </w:numPr>
        <w:rPr>
          <w:rFonts w:ascii="Arial" w:hAnsi="Arial" w:cs="Arial"/>
          <w:sz w:val="24"/>
          <w:szCs w:val="24"/>
        </w:rPr>
      </w:pPr>
      <w:r w:rsidRPr="00C51284">
        <w:rPr>
          <w:rFonts w:ascii="Arial" w:hAnsi="Arial" w:cs="Arial"/>
          <w:sz w:val="24"/>
          <w:szCs w:val="24"/>
        </w:rPr>
        <w:t>Azure: Para el despliegue del proyecto.</w:t>
      </w:r>
    </w:p>
    <w:p w14:paraId="6FA6BBD8" w14:textId="15684B17" w:rsidR="00DC4D8F" w:rsidRPr="00C51284" w:rsidRDefault="00353BCF" w:rsidP="00353BCF">
      <w:pPr>
        <w:pStyle w:val="BodyText"/>
        <w:numPr>
          <w:ilvl w:val="0"/>
          <w:numId w:val="1"/>
        </w:numPr>
        <w:rPr>
          <w:rFonts w:ascii="Arial" w:hAnsi="Arial" w:cs="Arial"/>
          <w:sz w:val="24"/>
          <w:szCs w:val="24"/>
        </w:rPr>
      </w:pPr>
      <w:proofErr w:type="spellStart"/>
      <w:r w:rsidRPr="00C51284">
        <w:rPr>
          <w:rFonts w:ascii="Arial" w:hAnsi="Arial" w:cs="Arial"/>
          <w:sz w:val="24"/>
          <w:szCs w:val="24"/>
        </w:rPr>
        <w:t>PHPMyAdmin</w:t>
      </w:r>
      <w:proofErr w:type="spellEnd"/>
      <w:r w:rsidRPr="00C51284">
        <w:rPr>
          <w:rFonts w:ascii="Arial" w:hAnsi="Arial" w:cs="Arial"/>
          <w:sz w:val="24"/>
          <w:szCs w:val="24"/>
        </w:rPr>
        <w:t xml:space="preserve">: </w:t>
      </w:r>
      <w:proofErr w:type="spellStart"/>
      <w:r w:rsidRPr="00C51284">
        <w:rPr>
          <w:rFonts w:ascii="Arial" w:hAnsi="Arial" w:cs="Arial"/>
          <w:sz w:val="24"/>
          <w:szCs w:val="24"/>
        </w:rPr>
        <w:t>Gestion</w:t>
      </w:r>
      <w:proofErr w:type="spellEnd"/>
      <w:r w:rsidRPr="00C51284">
        <w:rPr>
          <w:rFonts w:ascii="Arial" w:hAnsi="Arial" w:cs="Arial"/>
          <w:sz w:val="24"/>
          <w:szCs w:val="24"/>
        </w:rPr>
        <w:t xml:space="preserve"> Base de datos.</w:t>
      </w:r>
    </w:p>
    <w:p w14:paraId="7A7CD49C" w14:textId="587B7B26" w:rsidR="00DC4D8F" w:rsidRDefault="00DC4D8F" w:rsidP="00DC4D8F">
      <w:pPr>
        <w:pStyle w:val="BodyText"/>
        <w:rPr>
          <w:sz w:val="28"/>
          <w:szCs w:val="28"/>
        </w:rPr>
      </w:pPr>
    </w:p>
    <w:p w14:paraId="14304523" w14:textId="1AD90B83" w:rsidR="00C51284" w:rsidRDefault="00C51284" w:rsidP="00DC4D8F">
      <w:pPr>
        <w:pStyle w:val="BodyText"/>
        <w:rPr>
          <w:sz w:val="28"/>
          <w:szCs w:val="28"/>
        </w:rPr>
      </w:pPr>
    </w:p>
    <w:p w14:paraId="139B521F" w14:textId="48AA2536" w:rsidR="00C51284" w:rsidRDefault="00C51284" w:rsidP="00DC4D8F">
      <w:pPr>
        <w:pStyle w:val="BodyText"/>
        <w:rPr>
          <w:sz w:val="28"/>
          <w:szCs w:val="28"/>
        </w:rPr>
      </w:pPr>
    </w:p>
    <w:p w14:paraId="42625A10" w14:textId="522602A9" w:rsidR="00C51284" w:rsidRDefault="00C51284" w:rsidP="00DC4D8F">
      <w:pPr>
        <w:pStyle w:val="BodyText"/>
        <w:rPr>
          <w:sz w:val="28"/>
          <w:szCs w:val="28"/>
        </w:rPr>
      </w:pPr>
    </w:p>
    <w:p w14:paraId="1740E7FC" w14:textId="3010792D" w:rsidR="00C51284" w:rsidRDefault="00C51284" w:rsidP="00DC4D8F">
      <w:pPr>
        <w:pStyle w:val="BodyText"/>
        <w:rPr>
          <w:sz w:val="28"/>
          <w:szCs w:val="28"/>
        </w:rPr>
      </w:pPr>
    </w:p>
    <w:p w14:paraId="030589E5" w14:textId="0687C1CE" w:rsidR="00C51284" w:rsidRDefault="00C51284" w:rsidP="00DC4D8F">
      <w:pPr>
        <w:pStyle w:val="BodyText"/>
        <w:rPr>
          <w:sz w:val="28"/>
          <w:szCs w:val="28"/>
        </w:rPr>
      </w:pPr>
    </w:p>
    <w:p w14:paraId="6D7CBDF8" w14:textId="315DBDE7" w:rsidR="009803A9" w:rsidRDefault="009803A9"/>
    <w:p w14:paraId="744B20E7" w14:textId="013A43E5" w:rsidR="00647477" w:rsidRDefault="00647477"/>
    <w:p w14:paraId="334B52FA" w14:textId="2A95317A" w:rsidR="00647477" w:rsidRDefault="00647477"/>
    <w:p w14:paraId="7C66660D" w14:textId="26CD87B4" w:rsidR="009803A9" w:rsidRDefault="00AD0AA4">
      <w:r>
        <w:rPr>
          <w:noProof/>
        </w:rPr>
        <w:lastRenderedPageBreak/>
        <mc:AlternateContent>
          <mc:Choice Requires="wps">
            <w:drawing>
              <wp:anchor distT="0" distB="0" distL="114300" distR="114300" simplePos="0" relativeHeight="251671552" behindDoc="0" locked="0" layoutInCell="1" allowOverlap="1" wp14:anchorId="1C99A89B" wp14:editId="6E2B96DC">
                <wp:simplePos x="0" y="0"/>
                <wp:positionH relativeFrom="margin">
                  <wp:align>right</wp:align>
                </wp:positionH>
                <wp:positionV relativeFrom="paragraph">
                  <wp:posOffset>-156634</wp:posOffset>
                </wp:positionV>
                <wp:extent cx="10745470" cy="758634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0745470" cy="7586345"/>
                        </a:xfrm>
                        <a:prstGeom prst="rect">
                          <a:avLst/>
                        </a:prstGeom>
                        <a:noFill/>
                        <a:ln>
                          <a:noFill/>
                        </a:ln>
                      </wps:spPr>
                      <wps:txbx>
                        <w:txbxContent>
                          <w:p w14:paraId="49958DE0" w14:textId="77777777" w:rsidR="00647477" w:rsidRDefault="00647477" w:rsidP="00647477">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Modelo Entidad-Relación</w:t>
                            </w:r>
                          </w:p>
                          <w:p w14:paraId="579CD4CD" w14:textId="194B45D0" w:rsidR="00647477" w:rsidRPr="00647477" w:rsidRDefault="00647477" w:rsidP="00647477">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Modelo Relacional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99A89B" id="Cuadro de texto 14" o:spid="_x0000_s1029" type="#_x0000_t202" style="position:absolute;margin-left:794.9pt;margin-top:-12.35pt;width:846.1pt;height:597.35pt;z-index:2516715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" filled="f" stroked="f">
                <v:textbox style="mso-fit-shape-to-text:t">
                  <w:txbxContent>
                    <w:p w14:paraId="49958DE0" w14:textId="77777777" w:rsidR="00647477" w:rsidRDefault="00647477" w:rsidP="00647477">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Modelo Entidad-Relación</w:t>
                      </w:r>
                    </w:p>
                    <w:p w14:paraId="579CD4CD" w14:textId="194B45D0" w:rsidR="00647477" w:rsidRPr="00647477" w:rsidRDefault="00647477" w:rsidP="00647477">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Modelo Relacional </w:t>
                      </w:r>
                    </w:p>
                  </w:txbxContent>
                </v:textbox>
                <w10:wrap anchorx="margin"/>
              </v:shape>
            </w:pict>
          </mc:Fallback>
        </mc:AlternateContent>
      </w:r>
      <w:r w:rsidR="008C7FA9">
        <w:rPr>
          <w:noProof/>
        </w:rPr>
        <w:drawing>
          <wp:anchor distT="0" distB="0" distL="114300" distR="114300" simplePos="0" relativeHeight="251669504" behindDoc="1" locked="0" layoutInCell="1" allowOverlap="1" wp14:anchorId="0CF3B89D" wp14:editId="2A0FAA9F">
            <wp:simplePos x="0" y="0"/>
            <wp:positionH relativeFrom="margin">
              <wp:align>center</wp:align>
            </wp:positionH>
            <wp:positionV relativeFrom="paragraph">
              <wp:posOffset>487045</wp:posOffset>
            </wp:positionV>
            <wp:extent cx="10745321" cy="7966318"/>
            <wp:effectExtent l="0" t="127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34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10745321" cy="79663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0E220" w14:textId="45895B0F" w:rsidR="00647477" w:rsidRDefault="00647477"/>
    <w:p w14:paraId="37817A0E" w14:textId="350D0774" w:rsidR="00647477" w:rsidRDefault="00647477"/>
    <w:p w14:paraId="5805F820" w14:textId="780CBA2A" w:rsidR="00647477" w:rsidRDefault="00647477"/>
    <w:p w14:paraId="1B4ED598" w14:textId="3A64F745" w:rsidR="00647477" w:rsidRDefault="00647477"/>
    <w:p w14:paraId="4E6EDDBE" w14:textId="0E3DAD66" w:rsidR="00647477" w:rsidRDefault="00647477"/>
    <w:p w14:paraId="6F31E0B1" w14:textId="1F574441" w:rsidR="00647477" w:rsidRDefault="00647477"/>
    <w:p w14:paraId="41BD3F69" w14:textId="77777777" w:rsidR="00647477" w:rsidRDefault="00647477" w:rsidP="00647477">
      <w:pPr>
        <w:spacing w:after="100" w:afterAutospacing="1"/>
        <w:jc w:val="center"/>
        <w:sectPr w:rsidR="00647477" w:rsidSect="009803A9">
          <w:headerReference w:type="even" r:id="rId12"/>
          <w:headerReference w:type="default" r:id="rId13"/>
          <w:footerReference w:type="even" r:id="rId14"/>
          <w:footerReference w:type="default" r:id="rId15"/>
          <w:headerReference w:type="first" r:id="rId16"/>
          <w:footerReference w:type="first" r:id="rId17"/>
          <w:pgSz w:w="11906" w:h="16838"/>
          <w:pgMar w:top="1417" w:right="1701" w:bottom="1417" w:left="1701" w:header="708" w:footer="708" w:gutter="0"/>
          <w:pgNumType w:start="0"/>
          <w:cols w:space="708"/>
          <w:titlePg/>
          <w:docGrid w:linePitch="360"/>
        </w:sectPr>
      </w:pPr>
    </w:p>
    <w:p w14:paraId="470C0FC9" w14:textId="2FEC3CC0" w:rsidR="00647477" w:rsidRPr="00C51284" w:rsidRDefault="00647477" w:rsidP="00C51284">
      <w:pPr>
        <w:pStyle w:val="Contenidodelmarco"/>
        <w:spacing w:after="0"/>
        <w:jc w:val="center"/>
        <w:rPr>
          <w:rFonts w:ascii="Arial" w:eastAsia="SimSun" w:hAnsi="Arial" w:cs="Arial"/>
          <w:sz w:val="56"/>
          <w:szCs w:val="56"/>
        </w:rPr>
      </w:pPr>
      <w:r w:rsidRPr="006B5527">
        <w:rPr>
          <w:rFonts w:ascii="Arial" w:eastAsia="SimSun" w:hAnsi="Arial" w:cs="Arial"/>
          <w:sz w:val="56"/>
          <w:szCs w:val="56"/>
        </w:rPr>
        <w:lastRenderedPageBreak/>
        <w:t>Modelo Entidad-Relación</w:t>
      </w:r>
      <w:r w:rsidR="00C51284">
        <w:rPr>
          <w:rFonts w:ascii="Arial" w:eastAsia="SimSun" w:hAnsi="Arial" w:cs="Arial"/>
          <w:sz w:val="56"/>
          <w:szCs w:val="56"/>
        </w:rPr>
        <w:t xml:space="preserve">. </w:t>
      </w:r>
      <w:r w:rsidRPr="00C51284">
        <w:rPr>
          <w:rFonts w:ascii="Gabriola" w:hAnsi="Gabriola"/>
          <w:b/>
          <w:bCs/>
          <w:noProof/>
          <w:color w:val="C45911" w:themeColor="accent2" w:themeShade="BF"/>
          <w:sz w:val="52"/>
          <w:szCs w:val="52"/>
        </w:rPr>
        <w:t>MG Evolution</w:t>
      </w:r>
    </w:p>
    <w:p w14:paraId="6BE9E8C7" w14:textId="1B2FB02D" w:rsidR="00C51284" w:rsidRDefault="00C51284" w:rsidP="00647477">
      <w:pPr>
        <w:pStyle w:val="BodyText"/>
        <w:rPr>
          <w:noProof/>
        </w:rPr>
      </w:pPr>
      <w:r>
        <w:rPr>
          <w:noProof/>
        </w:rPr>
        <w:drawing>
          <wp:anchor distT="0" distB="0" distL="114300" distR="114300" simplePos="0" relativeHeight="251678720" behindDoc="1" locked="0" layoutInCell="1" allowOverlap="1" wp14:anchorId="0290670B" wp14:editId="0F867276">
            <wp:simplePos x="0" y="0"/>
            <wp:positionH relativeFrom="margin">
              <wp:align>center</wp:align>
            </wp:positionH>
            <wp:positionV relativeFrom="paragraph">
              <wp:posOffset>57150</wp:posOffset>
            </wp:positionV>
            <wp:extent cx="8400414" cy="6236335"/>
            <wp:effectExtent l="0" t="0" r="127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024" b="3095"/>
                    <a:stretch/>
                  </pic:blipFill>
                  <pic:spPr bwMode="auto">
                    <a:xfrm>
                      <a:off x="0" y="0"/>
                      <a:ext cx="8400414" cy="6236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CA7352" w14:textId="1B4E0558" w:rsidR="00C51284" w:rsidRDefault="00C51284" w:rsidP="00647477">
      <w:pPr>
        <w:pStyle w:val="BodyText"/>
        <w:rPr>
          <w:noProof/>
        </w:rPr>
      </w:pPr>
    </w:p>
    <w:p w14:paraId="34C6754D" w14:textId="1FD4E23E" w:rsidR="00647477" w:rsidRDefault="00647477" w:rsidP="00647477">
      <w:pPr>
        <w:pStyle w:val="BodyText"/>
        <w:rPr>
          <w:noProof/>
          <w:sz w:val="28"/>
          <w:szCs w:val="28"/>
        </w:rPr>
      </w:pPr>
    </w:p>
    <w:p w14:paraId="3C8ED84D" w14:textId="77777777" w:rsidR="00647477" w:rsidRDefault="00647477" w:rsidP="00647477">
      <w:pPr>
        <w:pStyle w:val="BodyText"/>
        <w:rPr>
          <w:noProof/>
          <w:sz w:val="28"/>
          <w:szCs w:val="28"/>
        </w:rPr>
      </w:pPr>
    </w:p>
    <w:p w14:paraId="4F0CC6D5" w14:textId="77777777" w:rsidR="00647477" w:rsidRDefault="00647477" w:rsidP="00647477">
      <w:pPr>
        <w:pStyle w:val="BodyText"/>
        <w:rPr>
          <w:noProof/>
          <w:sz w:val="28"/>
          <w:szCs w:val="28"/>
        </w:rPr>
      </w:pPr>
    </w:p>
    <w:p w14:paraId="3834B072" w14:textId="77777777" w:rsidR="00647477" w:rsidRPr="0057210F" w:rsidRDefault="00647477" w:rsidP="00647477">
      <w:pPr>
        <w:pStyle w:val="BodyText"/>
        <w:rPr>
          <w:sz w:val="28"/>
          <w:szCs w:val="28"/>
        </w:rPr>
      </w:pPr>
    </w:p>
    <w:p w14:paraId="5861E1CD" w14:textId="77777777" w:rsidR="00647477" w:rsidRDefault="00647477" w:rsidP="00647477">
      <w:pPr>
        <w:rPr>
          <w:noProof/>
          <w:sz w:val="28"/>
          <w:szCs w:val="28"/>
        </w:rPr>
      </w:pPr>
    </w:p>
    <w:p w14:paraId="3E204DE3" w14:textId="77777777" w:rsidR="00647477" w:rsidRDefault="00647477" w:rsidP="00647477">
      <w:pPr>
        <w:rPr>
          <w:noProof/>
        </w:rPr>
      </w:pPr>
    </w:p>
    <w:p w14:paraId="7858E430" w14:textId="77777777" w:rsidR="00647477" w:rsidRDefault="00647477" w:rsidP="00647477">
      <w:pPr>
        <w:rPr>
          <w:noProof/>
        </w:rPr>
      </w:pPr>
    </w:p>
    <w:p w14:paraId="76B1B3D0" w14:textId="1A4C24D5" w:rsidR="00647477" w:rsidRDefault="00647477"/>
    <w:p w14:paraId="76F9D1A7" w14:textId="77777777" w:rsidR="00647477" w:rsidRDefault="00647477">
      <w:pPr>
        <w:sectPr w:rsidR="00647477" w:rsidSect="00C51284">
          <w:pgSz w:w="16838" w:h="11906" w:orient="landscape"/>
          <w:pgMar w:top="720" w:right="720" w:bottom="720" w:left="720" w:header="709" w:footer="709" w:gutter="0"/>
          <w:pgNumType w:start="0"/>
          <w:cols w:space="708"/>
          <w:titlePg/>
          <w:docGrid w:linePitch="360"/>
        </w:sectPr>
      </w:pPr>
    </w:p>
    <w:p w14:paraId="270850B1" w14:textId="69E946A2" w:rsidR="00515A7E" w:rsidRPr="006B5527" w:rsidRDefault="00515A7E" w:rsidP="00515A7E">
      <w:pPr>
        <w:pStyle w:val="Contenidodelmarco"/>
        <w:spacing w:after="0"/>
        <w:jc w:val="center"/>
        <w:rPr>
          <w:rFonts w:ascii="Arial" w:eastAsia="SimSun" w:hAnsi="Arial" w:cs="Arial"/>
          <w:sz w:val="56"/>
          <w:szCs w:val="56"/>
        </w:rPr>
      </w:pPr>
      <w:r w:rsidRPr="006B5527">
        <w:rPr>
          <w:rFonts w:ascii="Arial" w:eastAsia="SimSun" w:hAnsi="Arial" w:cs="Arial"/>
          <w:sz w:val="56"/>
          <w:szCs w:val="56"/>
        </w:rPr>
        <w:lastRenderedPageBreak/>
        <w:t>Modelo</w:t>
      </w:r>
      <w:r>
        <w:rPr>
          <w:rFonts w:ascii="Arial" w:eastAsia="SimSun" w:hAnsi="Arial" w:cs="Arial"/>
          <w:sz w:val="56"/>
          <w:szCs w:val="56"/>
        </w:rPr>
        <w:t xml:space="preserve"> </w:t>
      </w:r>
      <w:r w:rsidRPr="006B5527">
        <w:rPr>
          <w:rFonts w:ascii="Arial" w:eastAsia="SimSun" w:hAnsi="Arial" w:cs="Arial"/>
          <w:sz w:val="56"/>
          <w:szCs w:val="56"/>
        </w:rPr>
        <w:t>Relaci</w:t>
      </w:r>
      <w:r>
        <w:rPr>
          <w:rFonts w:ascii="Arial" w:eastAsia="SimSun" w:hAnsi="Arial" w:cs="Arial"/>
          <w:sz w:val="56"/>
          <w:szCs w:val="56"/>
        </w:rPr>
        <w:t>o</w:t>
      </w:r>
      <w:r w:rsidRPr="006B5527">
        <w:rPr>
          <w:rFonts w:ascii="Arial" w:eastAsia="SimSun" w:hAnsi="Arial" w:cs="Arial"/>
          <w:sz w:val="56"/>
          <w:szCs w:val="56"/>
        </w:rPr>
        <w:t>n</w:t>
      </w:r>
      <w:r>
        <w:rPr>
          <w:rFonts w:ascii="Arial" w:eastAsia="SimSun" w:hAnsi="Arial" w:cs="Arial"/>
          <w:sz w:val="56"/>
          <w:szCs w:val="56"/>
        </w:rPr>
        <w:t>al</w:t>
      </w:r>
    </w:p>
    <w:p w14:paraId="050C4E93" w14:textId="0CB54F5A" w:rsidR="00515A7E" w:rsidRDefault="00515A7E" w:rsidP="00515A7E">
      <w:pPr>
        <w:pStyle w:val="Title"/>
        <w:spacing w:before="0" w:after="0"/>
        <w:jc w:val="center"/>
        <w:rPr>
          <w:rFonts w:ascii="Gabriola" w:hAnsi="Gabriola"/>
          <w:b/>
          <w:bCs/>
          <w:noProof/>
          <w:color w:val="BF8F00" w:themeColor="accent4" w:themeShade="BF"/>
          <w:sz w:val="52"/>
          <w:szCs w:val="52"/>
        </w:rPr>
      </w:pPr>
      <w:r w:rsidRPr="00C51284">
        <w:rPr>
          <w:rFonts w:ascii="Gabriola" w:hAnsi="Gabriola"/>
          <w:b/>
          <w:bCs/>
          <w:noProof/>
          <w:color w:val="C45911" w:themeColor="accent2" w:themeShade="BF"/>
          <w:sz w:val="52"/>
          <w:szCs w:val="52"/>
        </w:rPr>
        <w:t>MG Evolution</w:t>
      </w:r>
      <w:r w:rsidR="00C51284" w:rsidRPr="00C51284">
        <w:rPr>
          <w:rFonts w:ascii="Gabriola" w:hAnsi="Gabriola"/>
          <w:b/>
          <w:bCs/>
          <w:noProof/>
          <w:color w:val="C45911" w:themeColor="accent2" w:themeShade="BF"/>
          <w:sz w:val="52"/>
          <w:szCs w:val="52"/>
        </w:rPr>
        <w:t xml:space="preserve"> </w:t>
      </w:r>
      <w:r w:rsidR="00C51284" w:rsidRPr="0031652E">
        <w:rPr>
          <w:rFonts w:ascii="Gabriola" w:hAnsi="Gabriola"/>
          <w:b/>
          <w:bCs/>
          <w:noProof/>
          <w:color w:val="657C9C" w:themeColor="text2" w:themeTint="BF"/>
          <w:sz w:val="44"/>
          <w:szCs w:val="44"/>
        </w:rPr>
        <w:t>Español</w:t>
      </w:r>
    </w:p>
    <w:p w14:paraId="442F20B0" w14:textId="6F2966F8" w:rsidR="00515A7E" w:rsidRPr="00172966" w:rsidRDefault="00515A7E" w:rsidP="00515A7E">
      <w:pPr>
        <w:pStyle w:val="BodyText"/>
      </w:pPr>
    </w:p>
    <w:p w14:paraId="7978C962" w14:textId="77777777" w:rsidR="00C51284" w:rsidRPr="00C51284" w:rsidRDefault="00C51284" w:rsidP="00C51284">
      <w:pPr>
        <w:pStyle w:val="ListParagraph"/>
        <w:numPr>
          <w:ilvl w:val="0"/>
          <w:numId w:val="2"/>
        </w:numPr>
        <w:rPr>
          <w:rFonts w:ascii="Arial" w:hAnsi="Arial" w:cs="Arial"/>
          <w:sz w:val="24"/>
          <w:szCs w:val="24"/>
        </w:rPr>
      </w:pPr>
      <w:r w:rsidRPr="00C51284">
        <w:rPr>
          <w:rFonts w:ascii="Arial" w:hAnsi="Arial" w:cs="Arial"/>
          <w:sz w:val="24"/>
          <w:szCs w:val="24"/>
        </w:rPr>
        <w:t>Estilista (</w:t>
      </w:r>
      <w:r w:rsidRPr="00C51284">
        <w:rPr>
          <w:rFonts w:ascii="Arial" w:hAnsi="Arial" w:cs="Arial"/>
          <w:sz w:val="24"/>
          <w:szCs w:val="24"/>
          <w:u w:val="single"/>
        </w:rPr>
        <w:t>id</w:t>
      </w:r>
      <w:r w:rsidRPr="00C51284">
        <w:rPr>
          <w:rFonts w:ascii="Arial" w:hAnsi="Arial" w:cs="Arial"/>
          <w:sz w:val="24"/>
          <w:szCs w:val="24"/>
        </w:rPr>
        <w:t>, nombre, especialidad, sueldo, administrador, usuario, contraseña, correo)</w:t>
      </w:r>
    </w:p>
    <w:p w14:paraId="29D2A8BE" w14:textId="77777777" w:rsidR="00C51284" w:rsidRPr="00C51284" w:rsidRDefault="00C51284" w:rsidP="00C51284">
      <w:pPr>
        <w:pStyle w:val="ListParagraph"/>
        <w:rPr>
          <w:rFonts w:ascii="Arial" w:hAnsi="Arial" w:cs="Arial"/>
          <w:sz w:val="24"/>
          <w:szCs w:val="24"/>
        </w:rPr>
      </w:pPr>
    </w:p>
    <w:p w14:paraId="11A0497B" w14:textId="77777777" w:rsidR="00C51284" w:rsidRPr="00C51284" w:rsidRDefault="00C51284" w:rsidP="00C51284">
      <w:pPr>
        <w:pStyle w:val="ListParagraph"/>
        <w:numPr>
          <w:ilvl w:val="0"/>
          <w:numId w:val="2"/>
        </w:numPr>
        <w:rPr>
          <w:rFonts w:ascii="Arial" w:hAnsi="Arial" w:cs="Arial"/>
          <w:sz w:val="24"/>
          <w:szCs w:val="24"/>
        </w:rPr>
      </w:pPr>
      <w:r w:rsidRPr="00C51284">
        <w:rPr>
          <w:rFonts w:ascii="Arial" w:hAnsi="Arial" w:cs="Arial"/>
          <w:sz w:val="24"/>
          <w:szCs w:val="24"/>
        </w:rPr>
        <w:t>Producto (</w:t>
      </w:r>
      <w:proofErr w:type="spellStart"/>
      <w:r w:rsidRPr="00C51284">
        <w:rPr>
          <w:rFonts w:ascii="Arial" w:hAnsi="Arial" w:cs="Arial"/>
          <w:sz w:val="24"/>
          <w:szCs w:val="24"/>
          <w:u w:val="single"/>
        </w:rPr>
        <w:t>codBarras</w:t>
      </w:r>
      <w:proofErr w:type="spellEnd"/>
      <w:r w:rsidRPr="00C51284">
        <w:rPr>
          <w:rFonts w:ascii="Arial" w:hAnsi="Arial" w:cs="Arial"/>
          <w:sz w:val="24"/>
          <w:szCs w:val="24"/>
        </w:rPr>
        <w:t xml:space="preserve">, nombre, </w:t>
      </w:r>
      <w:proofErr w:type="spellStart"/>
      <w:r w:rsidRPr="00C51284">
        <w:rPr>
          <w:rFonts w:ascii="Arial" w:hAnsi="Arial" w:cs="Arial"/>
          <w:sz w:val="24"/>
          <w:szCs w:val="24"/>
        </w:rPr>
        <w:t>precioCliente</w:t>
      </w:r>
      <w:proofErr w:type="spellEnd"/>
      <w:r w:rsidRPr="00C51284">
        <w:rPr>
          <w:rFonts w:ascii="Arial" w:hAnsi="Arial" w:cs="Arial"/>
          <w:sz w:val="24"/>
          <w:szCs w:val="24"/>
        </w:rPr>
        <w:t xml:space="preserve">, </w:t>
      </w:r>
      <w:proofErr w:type="spellStart"/>
      <w:r w:rsidRPr="00C51284">
        <w:rPr>
          <w:rFonts w:ascii="Arial" w:hAnsi="Arial" w:cs="Arial"/>
          <w:sz w:val="24"/>
          <w:szCs w:val="24"/>
        </w:rPr>
        <w:t>precioProveedor</w:t>
      </w:r>
      <w:proofErr w:type="spellEnd"/>
      <w:r w:rsidRPr="00C51284">
        <w:rPr>
          <w:rFonts w:ascii="Arial" w:hAnsi="Arial" w:cs="Arial"/>
          <w:sz w:val="24"/>
          <w:szCs w:val="24"/>
        </w:rPr>
        <w:t xml:space="preserve">, </w:t>
      </w:r>
      <w:proofErr w:type="spellStart"/>
      <w:r w:rsidRPr="00C51284">
        <w:rPr>
          <w:rFonts w:ascii="Arial" w:hAnsi="Arial" w:cs="Arial"/>
          <w:sz w:val="24"/>
          <w:szCs w:val="24"/>
        </w:rPr>
        <w:t>cantidadStock</w:t>
      </w:r>
      <w:proofErr w:type="spellEnd"/>
      <w:r w:rsidRPr="00C51284">
        <w:rPr>
          <w:rFonts w:ascii="Arial" w:hAnsi="Arial" w:cs="Arial"/>
          <w:sz w:val="24"/>
          <w:szCs w:val="24"/>
        </w:rPr>
        <w:t>, categoría, marca (ID Proveedor))</w:t>
      </w:r>
    </w:p>
    <w:p w14:paraId="4D2FBFF6" w14:textId="77777777" w:rsidR="00C51284" w:rsidRPr="00C51284" w:rsidRDefault="00C51284" w:rsidP="00C51284">
      <w:pPr>
        <w:pStyle w:val="ListParagraph"/>
        <w:rPr>
          <w:rFonts w:ascii="Arial" w:hAnsi="Arial" w:cs="Arial"/>
          <w:sz w:val="24"/>
          <w:szCs w:val="24"/>
        </w:rPr>
      </w:pPr>
    </w:p>
    <w:p w14:paraId="3BE416C3" w14:textId="77777777" w:rsidR="00C51284" w:rsidRPr="00C51284" w:rsidRDefault="00C51284" w:rsidP="00C51284">
      <w:pPr>
        <w:pStyle w:val="ListParagraph"/>
        <w:numPr>
          <w:ilvl w:val="0"/>
          <w:numId w:val="2"/>
        </w:numPr>
        <w:rPr>
          <w:rFonts w:ascii="Arial" w:hAnsi="Arial" w:cs="Arial"/>
          <w:sz w:val="24"/>
          <w:szCs w:val="24"/>
        </w:rPr>
      </w:pPr>
      <w:r w:rsidRPr="00C51284">
        <w:rPr>
          <w:rFonts w:ascii="Arial" w:hAnsi="Arial" w:cs="Arial"/>
          <w:sz w:val="24"/>
          <w:szCs w:val="24"/>
        </w:rPr>
        <w:t>Cliente (</w:t>
      </w:r>
      <w:proofErr w:type="spellStart"/>
      <w:r w:rsidRPr="00C51284">
        <w:rPr>
          <w:rFonts w:ascii="Arial" w:hAnsi="Arial" w:cs="Arial"/>
          <w:sz w:val="24"/>
          <w:szCs w:val="24"/>
          <w:u w:val="single"/>
        </w:rPr>
        <w:t>dni</w:t>
      </w:r>
      <w:proofErr w:type="spellEnd"/>
      <w:r w:rsidRPr="00C51284">
        <w:rPr>
          <w:rFonts w:ascii="Arial" w:hAnsi="Arial" w:cs="Arial"/>
          <w:sz w:val="24"/>
          <w:szCs w:val="24"/>
        </w:rPr>
        <w:t xml:space="preserve">, nombre, apellidos, </w:t>
      </w:r>
      <w:proofErr w:type="spellStart"/>
      <w:r w:rsidRPr="00C51284">
        <w:rPr>
          <w:rFonts w:ascii="Arial" w:hAnsi="Arial" w:cs="Arial"/>
          <w:sz w:val="24"/>
          <w:szCs w:val="24"/>
        </w:rPr>
        <w:t>fechaNacimiento</w:t>
      </w:r>
      <w:proofErr w:type="spellEnd"/>
      <w:r w:rsidRPr="00C51284">
        <w:rPr>
          <w:rFonts w:ascii="Arial" w:hAnsi="Arial" w:cs="Arial"/>
          <w:sz w:val="24"/>
          <w:szCs w:val="24"/>
        </w:rPr>
        <w:t>, móvil, municipio)</w:t>
      </w:r>
    </w:p>
    <w:p w14:paraId="3849FAE0" w14:textId="77777777" w:rsidR="00C51284" w:rsidRPr="00C51284" w:rsidRDefault="00C51284" w:rsidP="00C51284">
      <w:pPr>
        <w:pStyle w:val="ListParagraph"/>
        <w:rPr>
          <w:rFonts w:ascii="Arial" w:hAnsi="Arial" w:cs="Arial"/>
          <w:sz w:val="24"/>
          <w:szCs w:val="24"/>
        </w:rPr>
      </w:pPr>
    </w:p>
    <w:p w14:paraId="092A3A85" w14:textId="77777777" w:rsidR="00C51284" w:rsidRPr="00C51284" w:rsidRDefault="00C51284" w:rsidP="00C51284">
      <w:pPr>
        <w:pStyle w:val="ListParagraph"/>
        <w:numPr>
          <w:ilvl w:val="0"/>
          <w:numId w:val="2"/>
        </w:numPr>
        <w:rPr>
          <w:rFonts w:ascii="Arial" w:hAnsi="Arial" w:cs="Arial"/>
          <w:sz w:val="24"/>
          <w:szCs w:val="24"/>
        </w:rPr>
      </w:pPr>
      <w:r w:rsidRPr="00C51284">
        <w:rPr>
          <w:rFonts w:ascii="Arial" w:hAnsi="Arial" w:cs="Arial"/>
          <w:sz w:val="24"/>
          <w:szCs w:val="24"/>
        </w:rPr>
        <w:t>Atiende (</w:t>
      </w:r>
      <w:r w:rsidRPr="00C51284">
        <w:rPr>
          <w:rFonts w:ascii="Arial" w:hAnsi="Arial" w:cs="Arial"/>
          <w:sz w:val="24"/>
          <w:szCs w:val="24"/>
          <w:u w:val="single"/>
        </w:rPr>
        <w:t>id</w:t>
      </w:r>
      <w:r w:rsidRPr="00C51284">
        <w:rPr>
          <w:rFonts w:ascii="Arial" w:hAnsi="Arial" w:cs="Arial"/>
          <w:sz w:val="24"/>
          <w:szCs w:val="24"/>
        </w:rPr>
        <w:t xml:space="preserve">, fecha, precio, </w:t>
      </w:r>
      <w:proofErr w:type="spellStart"/>
      <w:r w:rsidRPr="00C51284">
        <w:rPr>
          <w:rFonts w:ascii="Arial" w:hAnsi="Arial" w:cs="Arial"/>
          <w:sz w:val="24"/>
          <w:szCs w:val="24"/>
        </w:rPr>
        <w:t>idEstilista</w:t>
      </w:r>
      <w:proofErr w:type="spellEnd"/>
      <w:r w:rsidRPr="00C51284">
        <w:rPr>
          <w:rFonts w:ascii="Arial" w:hAnsi="Arial" w:cs="Arial"/>
          <w:sz w:val="24"/>
          <w:szCs w:val="24"/>
        </w:rPr>
        <w:t xml:space="preserve"> (ID Estilista), </w:t>
      </w:r>
      <w:proofErr w:type="spellStart"/>
      <w:r w:rsidRPr="00C51284">
        <w:rPr>
          <w:rFonts w:ascii="Arial" w:hAnsi="Arial" w:cs="Arial"/>
          <w:sz w:val="24"/>
          <w:szCs w:val="24"/>
        </w:rPr>
        <w:t>idCliente</w:t>
      </w:r>
      <w:proofErr w:type="spellEnd"/>
      <w:r w:rsidRPr="00C51284">
        <w:rPr>
          <w:rFonts w:ascii="Arial" w:hAnsi="Arial" w:cs="Arial"/>
          <w:sz w:val="24"/>
          <w:szCs w:val="24"/>
        </w:rPr>
        <w:t xml:space="preserve"> (ID Cliente))</w:t>
      </w:r>
    </w:p>
    <w:p w14:paraId="3413BD4F" w14:textId="77777777" w:rsidR="00C51284" w:rsidRPr="00C51284" w:rsidRDefault="00C51284" w:rsidP="00C51284">
      <w:pPr>
        <w:pStyle w:val="ListParagraph"/>
        <w:rPr>
          <w:rFonts w:ascii="Arial" w:hAnsi="Arial" w:cs="Arial"/>
          <w:sz w:val="24"/>
          <w:szCs w:val="24"/>
        </w:rPr>
      </w:pPr>
    </w:p>
    <w:p w14:paraId="745253FE" w14:textId="77777777" w:rsidR="00C51284" w:rsidRPr="00C51284" w:rsidRDefault="00C51284" w:rsidP="00C51284">
      <w:pPr>
        <w:pStyle w:val="ListParagraph"/>
        <w:numPr>
          <w:ilvl w:val="0"/>
          <w:numId w:val="2"/>
        </w:numPr>
        <w:rPr>
          <w:rFonts w:ascii="Arial" w:hAnsi="Arial" w:cs="Arial"/>
          <w:sz w:val="24"/>
          <w:szCs w:val="24"/>
        </w:rPr>
      </w:pPr>
      <w:r w:rsidRPr="00C51284">
        <w:rPr>
          <w:rFonts w:ascii="Arial" w:hAnsi="Arial" w:cs="Arial"/>
          <w:sz w:val="24"/>
          <w:szCs w:val="24"/>
        </w:rPr>
        <w:t>Compra (</w:t>
      </w:r>
      <w:proofErr w:type="spellStart"/>
      <w:r w:rsidRPr="00C51284">
        <w:rPr>
          <w:rFonts w:ascii="Arial" w:hAnsi="Arial" w:cs="Arial"/>
          <w:sz w:val="24"/>
          <w:szCs w:val="24"/>
          <w:u w:val="single"/>
        </w:rPr>
        <w:t>numTicket</w:t>
      </w:r>
      <w:proofErr w:type="spellEnd"/>
      <w:r w:rsidRPr="00C51284">
        <w:rPr>
          <w:rFonts w:ascii="Arial" w:hAnsi="Arial" w:cs="Arial"/>
          <w:sz w:val="24"/>
          <w:szCs w:val="24"/>
        </w:rPr>
        <w:t xml:space="preserve">, fecha, </w:t>
      </w:r>
      <w:proofErr w:type="spellStart"/>
      <w:r w:rsidRPr="00C51284">
        <w:rPr>
          <w:rFonts w:ascii="Arial" w:hAnsi="Arial" w:cs="Arial"/>
          <w:sz w:val="24"/>
          <w:szCs w:val="24"/>
        </w:rPr>
        <w:t>totalCompra</w:t>
      </w:r>
      <w:proofErr w:type="spellEnd"/>
      <w:r w:rsidRPr="00C51284">
        <w:rPr>
          <w:rFonts w:ascii="Arial" w:hAnsi="Arial" w:cs="Arial"/>
          <w:sz w:val="24"/>
          <w:szCs w:val="24"/>
        </w:rPr>
        <w:t xml:space="preserve">, </w:t>
      </w:r>
      <w:proofErr w:type="spellStart"/>
      <w:r w:rsidRPr="00C51284">
        <w:rPr>
          <w:rFonts w:ascii="Arial" w:hAnsi="Arial" w:cs="Arial"/>
          <w:sz w:val="24"/>
          <w:szCs w:val="24"/>
        </w:rPr>
        <w:t>codBarras</w:t>
      </w:r>
      <w:proofErr w:type="spellEnd"/>
      <w:r w:rsidRPr="00C51284">
        <w:rPr>
          <w:rFonts w:ascii="Arial" w:hAnsi="Arial" w:cs="Arial"/>
          <w:sz w:val="24"/>
          <w:szCs w:val="24"/>
        </w:rPr>
        <w:t xml:space="preserve"> (ID Producto), </w:t>
      </w:r>
      <w:proofErr w:type="spellStart"/>
      <w:r w:rsidRPr="00C51284">
        <w:rPr>
          <w:rFonts w:ascii="Arial" w:hAnsi="Arial" w:cs="Arial"/>
          <w:sz w:val="24"/>
          <w:szCs w:val="24"/>
        </w:rPr>
        <w:t>idCliente</w:t>
      </w:r>
      <w:proofErr w:type="spellEnd"/>
      <w:r w:rsidRPr="00C51284">
        <w:rPr>
          <w:rFonts w:ascii="Arial" w:hAnsi="Arial" w:cs="Arial"/>
          <w:sz w:val="24"/>
          <w:szCs w:val="24"/>
        </w:rPr>
        <w:t xml:space="preserve"> (ID Cliente))</w:t>
      </w:r>
    </w:p>
    <w:p w14:paraId="156D1E61" w14:textId="77777777" w:rsidR="00C51284" w:rsidRPr="00C51284" w:rsidRDefault="00C51284" w:rsidP="00C51284">
      <w:pPr>
        <w:pStyle w:val="ListParagraph"/>
        <w:rPr>
          <w:rFonts w:ascii="Arial" w:hAnsi="Arial" w:cs="Arial"/>
          <w:sz w:val="24"/>
          <w:szCs w:val="24"/>
        </w:rPr>
      </w:pPr>
    </w:p>
    <w:p w14:paraId="16332052" w14:textId="693BE223" w:rsidR="00C51284" w:rsidRDefault="00C51284" w:rsidP="00C51284">
      <w:pPr>
        <w:pStyle w:val="ListParagraph"/>
        <w:numPr>
          <w:ilvl w:val="0"/>
          <w:numId w:val="2"/>
        </w:numPr>
        <w:rPr>
          <w:rFonts w:ascii="Arial" w:hAnsi="Arial" w:cs="Arial"/>
          <w:sz w:val="24"/>
          <w:szCs w:val="24"/>
        </w:rPr>
      </w:pPr>
      <w:r w:rsidRPr="00C51284">
        <w:rPr>
          <w:rFonts w:ascii="Arial" w:hAnsi="Arial" w:cs="Arial"/>
          <w:sz w:val="24"/>
          <w:szCs w:val="24"/>
        </w:rPr>
        <w:t>Proveedor (</w:t>
      </w:r>
      <w:r w:rsidRPr="00C51284">
        <w:rPr>
          <w:rFonts w:ascii="Arial" w:hAnsi="Arial" w:cs="Arial"/>
          <w:sz w:val="24"/>
          <w:szCs w:val="24"/>
          <w:u w:val="single"/>
        </w:rPr>
        <w:t>marca</w:t>
      </w:r>
      <w:r w:rsidRPr="00C51284">
        <w:rPr>
          <w:rFonts w:ascii="Arial" w:hAnsi="Arial" w:cs="Arial"/>
          <w:sz w:val="24"/>
          <w:szCs w:val="24"/>
        </w:rPr>
        <w:t xml:space="preserve">, </w:t>
      </w:r>
      <w:proofErr w:type="spellStart"/>
      <w:r w:rsidRPr="00C51284">
        <w:rPr>
          <w:rFonts w:ascii="Arial" w:hAnsi="Arial" w:cs="Arial"/>
          <w:sz w:val="24"/>
          <w:szCs w:val="24"/>
        </w:rPr>
        <w:t>nombreRepresentante</w:t>
      </w:r>
      <w:proofErr w:type="spellEnd"/>
      <w:r w:rsidRPr="00C51284">
        <w:rPr>
          <w:rFonts w:ascii="Arial" w:hAnsi="Arial" w:cs="Arial"/>
          <w:sz w:val="24"/>
          <w:szCs w:val="24"/>
        </w:rPr>
        <w:t xml:space="preserve">, </w:t>
      </w:r>
      <w:proofErr w:type="spellStart"/>
      <w:r w:rsidRPr="00C51284">
        <w:rPr>
          <w:rFonts w:ascii="Arial" w:hAnsi="Arial" w:cs="Arial"/>
          <w:sz w:val="24"/>
          <w:szCs w:val="24"/>
        </w:rPr>
        <w:t>numeroRepresentante</w:t>
      </w:r>
      <w:proofErr w:type="spellEnd"/>
      <w:r w:rsidRPr="00C51284">
        <w:rPr>
          <w:rFonts w:ascii="Arial" w:hAnsi="Arial" w:cs="Arial"/>
          <w:sz w:val="24"/>
          <w:szCs w:val="24"/>
        </w:rPr>
        <w:t>)</w:t>
      </w:r>
    </w:p>
    <w:p w14:paraId="1767BDA0" w14:textId="77777777" w:rsidR="00C51284" w:rsidRPr="00C51284" w:rsidRDefault="00C51284" w:rsidP="00C51284">
      <w:pPr>
        <w:pStyle w:val="ListParagraph"/>
        <w:rPr>
          <w:rFonts w:ascii="Arial" w:hAnsi="Arial" w:cs="Arial"/>
          <w:sz w:val="24"/>
          <w:szCs w:val="24"/>
        </w:rPr>
      </w:pPr>
    </w:p>
    <w:p w14:paraId="410CC54C" w14:textId="775804DB" w:rsidR="00C51284" w:rsidRDefault="00C51284" w:rsidP="00C51284">
      <w:pPr>
        <w:pStyle w:val="Title"/>
        <w:spacing w:before="0" w:after="0"/>
        <w:jc w:val="center"/>
        <w:rPr>
          <w:rFonts w:ascii="Gabriola" w:hAnsi="Gabriola"/>
          <w:b/>
          <w:bCs/>
          <w:noProof/>
          <w:color w:val="657C9C" w:themeColor="text2" w:themeTint="BF"/>
          <w:sz w:val="44"/>
          <w:szCs w:val="44"/>
        </w:rPr>
      </w:pPr>
      <w:r w:rsidRPr="00C51284">
        <w:rPr>
          <w:rFonts w:ascii="Gabriola" w:hAnsi="Gabriola"/>
          <w:b/>
          <w:bCs/>
          <w:noProof/>
          <w:color w:val="C45911" w:themeColor="accent2" w:themeShade="BF"/>
          <w:sz w:val="52"/>
          <w:szCs w:val="52"/>
        </w:rPr>
        <w:t xml:space="preserve">MG Evolution </w:t>
      </w:r>
      <w:r>
        <w:rPr>
          <w:rFonts w:ascii="Gabriola" w:hAnsi="Gabriola"/>
          <w:b/>
          <w:bCs/>
          <w:noProof/>
          <w:color w:val="657C9C" w:themeColor="text2" w:themeTint="BF"/>
          <w:sz w:val="44"/>
          <w:szCs w:val="44"/>
        </w:rPr>
        <w:t>Inglés</w:t>
      </w:r>
    </w:p>
    <w:p w14:paraId="70493996" w14:textId="77777777" w:rsidR="00C51284" w:rsidRPr="00BB755A" w:rsidRDefault="00C51284" w:rsidP="00C51284">
      <w:pPr>
        <w:pStyle w:val="ListParagraph"/>
        <w:numPr>
          <w:ilvl w:val="0"/>
          <w:numId w:val="2"/>
        </w:numPr>
        <w:rPr>
          <w:rFonts w:ascii="Arial" w:hAnsi="Arial" w:cs="Arial"/>
          <w:sz w:val="24"/>
          <w:szCs w:val="24"/>
          <w:lang w:val="en-US"/>
        </w:rPr>
      </w:pPr>
      <w:r w:rsidRPr="00BB755A">
        <w:rPr>
          <w:rFonts w:ascii="Arial" w:hAnsi="Arial" w:cs="Arial"/>
          <w:sz w:val="24"/>
          <w:szCs w:val="24"/>
          <w:lang w:val="en-US"/>
        </w:rPr>
        <w:t>Stylist (</w:t>
      </w:r>
      <w:r w:rsidRPr="00BB755A">
        <w:rPr>
          <w:rFonts w:ascii="Arial" w:hAnsi="Arial" w:cs="Arial"/>
          <w:sz w:val="24"/>
          <w:szCs w:val="24"/>
          <w:u w:val="single"/>
          <w:lang w:val="en-US"/>
        </w:rPr>
        <w:t>id</w:t>
      </w:r>
      <w:r w:rsidRPr="00BB755A">
        <w:rPr>
          <w:rFonts w:ascii="Arial" w:hAnsi="Arial" w:cs="Arial"/>
          <w:sz w:val="24"/>
          <w:szCs w:val="24"/>
          <w:lang w:val="en-US"/>
        </w:rPr>
        <w:t>, name, area, salary, admin, login, password,</w:t>
      </w:r>
      <w:r w:rsidRPr="00BB755A">
        <w:rPr>
          <w:sz w:val="24"/>
          <w:szCs w:val="24"/>
          <w:lang w:val="en-US"/>
        </w:rPr>
        <w:t xml:space="preserve"> </w:t>
      </w:r>
      <w:r w:rsidRPr="00BB755A">
        <w:rPr>
          <w:rFonts w:ascii="Arial" w:hAnsi="Arial" w:cs="Arial"/>
          <w:sz w:val="24"/>
          <w:szCs w:val="24"/>
          <w:lang w:val="en-US"/>
        </w:rPr>
        <w:t>email)</w:t>
      </w:r>
    </w:p>
    <w:p w14:paraId="44333337" w14:textId="77777777" w:rsidR="00C51284" w:rsidRPr="00BB755A" w:rsidRDefault="00C51284" w:rsidP="00C51284">
      <w:pPr>
        <w:pStyle w:val="ListParagraph"/>
        <w:rPr>
          <w:rFonts w:ascii="Arial" w:hAnsi="Arial" w:cs="Arial"/>
          <w:sz w:val="24"/>
          <w:szCs w:val="24"/>
          <w:lang w:val="en-US"/>
        </w:rPr>
      </w:pPr>
    </w:p>
    <w:p w14:paraId="7B40AB67" w14:textId="77777777" w:rsidR="00C51284" w:rsidRPr="00BB755A" w:rsidRDefault="00C51284" w:rsidP="00C51284">
      <w:pPr>
        <w:pStyle w:val="ListParagraph"/>
        <w:numPr>
          <w:ilvl w:val="0"/>
          <w:numId w:val="2"/>
        </w:numPr>
        <w:rPr>
          <w:rFonts w:ascii="Arial" w:hAnsi="Arial" w:cs="Arial"/>
          <w:sz w:val="24"/>
          <w:szCs w:val="24"/>
          <w:lang w:val="en-US"/>
        </w:rPr>
      </w:pPr>
      <w:proofErr w:type="spellStart"/>
      <w:r w:rsidRPr="00BB755A">
        <w:rPr>
          <w:rFonts w:ascii="Arial" w:hAnsi="Arial" w:cs="Arial"/>
          <w:sz w:val="24"/>
          <w:szCs w:val="24"/>
          <w:lang w:val="en-US"/>
        </w:rPr>
        <w:t>Producto</w:t>
      </w:r>
      <w:proofErr w:type="spellEnd"/>
      <w:r w:rsidRPr="00BB755A">
        <w:rPr>
          <w:rFonts w:ascii="Arial" w:hAnsi="Arial" w:cs="Arial"/>
          <w:sz w:val="24"/>
          <w:szCs w:val="24"/>
          <w:lang w:val="en-US"/>
        </w:rPr>
        <w:t xml:space="preserve"> (</w:t>
      </w:r>
      <w:proofErr w:type="spellStart"/>
      <w:r w:rsidRPr="00BB755A">
        <w:rPr>
          <w:rFonts w:ascii="Arial" w:hAnsi="Arial" w:cs="Arial"/>
          <w:sz w:val="24"/>
          <w:szCs w:val="24"/>
          <w:u w:val="single"/>
          <w:lang w:val="en-US"/>
        </w:rPr>
        <w:t>codBarras</w:t>
      </w:r>
      <w:proofErr w:type="spellEnd"/>
      <w:r w:rsidRPr="00BB755A">
        <w:rPr>
          <w:rFonts w:ascii="Arial" w:hAnsi="Arial" w:cs="Arial"/>
          <w:sz w:val="24"/>
          <w:szCs w:val="24"/>
          <w:lang w:val="en-US"/>
        </w:rPr>
        <w:t xml:space="preserve">, name, </w:t>
      </w:r>
      <w:proofErr w:type="spellStart"/>
      <w:r w:rsidRPr="00BB755A">
        <w:rPr>
          <w:rFonts w:ascii="Arial" w:hAnsi="Arial" w:cs="Arial"/>
          <w:sz w:val="24"/>
          <w:szCs w:val="24"/>
          <w:lang w:val="en-US"/>
        </w:rPr>
        <w:t>costClient</w:t>
      </w:r>
      <w:proofErr w:type="spellEnd"/>
      <w:r w:rsidRPr="00BB755A">
        <w:rPr>
          <w:rFonts w:ascii="Arial" w:hAnsi="Arial" w:cs="Arial"/>
          <w:sz w:val="24"/>
          <w:szCs w:val="24"/>
          <w:lang w:val="en-US"/>
        </w:rPr>
        <w:t xml:space="preserve">, </w:t>
      </w:r>
      <w:proofErr w:type="spellStart"/>
      <w:r w:rsidRPr="00BB755A">
        <w:rPr>
          <w:rFonts w:ascii="Arial" w:hAnsi="Arial" w:cs="Arial"/>
          <w:sz w:val="24"/>
          <w:szCs w:val="24"/>
          <w:lang w:val="en-US"/>
        </w:rPr>
        <w:t>costSupplier</w:t>
      </w:r>
      <w:proofErr w:type="spellEnd"/>
      <w:r w:rsidRPr="00BB755A">
        <w:rPr>
          <w:rFonts w:ascii="Arial" w:hAnsi="Arial" w:cs="Arial"/>
          <w:sz w:val="24"/>
          <w:szCs w:val="24"/>
          <w:lang w:val="en-US"/>
        </w:rPr>
        <w:t>, stock, category, brand (ID Supplier))</w:t>
      </w:r>
    </w:p>
    <w:p w14:paraId="7AFC9A3B" w14:textId="77777777" w:rsidR="00C51284" w:rsidRPr="00BB755A" w:rsidRDefault="00C51284" w:rsidP="00C51284">
      <w:pPr>
        <w:pStyle w:val="ListParagraph"/>
        <w:rPr>
          <w:rFonts w:ascii="Arial" w:hAnsi="Arial" w:cs="Arial"/>
          <w:sz w:val="24"/>
          <w:szCs w:val="24"/>
          <w:lang w:val="en-US"/>
        </w:rPr>
      </w:pPr>
    </w:p>
    <w:p w14:paraId="47B5C78A" w14:textId="6B68ECED" w:rsidR="00C51284" w:rsidRPr="00BB755A" w:rsidRDefault="00C51284" w:rsidP="00C51284">
      <w:pPr>
        <w:pStyle w:val="ListParagraph"/>
        <w:numPr>
          <w:ilvl w:val="0"/>
          <w:numId w:val="2"/>
        </w:numPr>
        <w:rPr>
          <w:rFonts w:ascii="Arial" w:hAnsi="Arial" w:cs="Arial"/>
          <w:sz w:val="24"/>
          <w:szCs w:val="24"/>
          <w:lang w:val="en-US"/>
        </w:rPr>
      </w:pPr>
      <w:proofErr w:type="spellStart"/>
      <w:r w:rsidRPr="00BB755A">
        <w:rPr>
          <w:rFonts w:ascii="Arial" w:hAnsi="Arial" w:cs="Arial"/>
          <w:sz w:val="24"/>
          <w:szCs w:val="24"/>
          <w:lang w:val="en-US"/>
        </w:rPr>
        <w:t>Cliente</w:t>
      </w:r>
      <w:proofErr w:type="spellEnd"/>
      <w:r w:rsidRPr="00BB755A">
        <w:rPr>
          <w:rFonts w:ascii="Arial" w:hAnsi="Arial" w:cs="Arial"/>
          <w:sz w:val="24"/>
          <w:szCs w:val="24"/>
          <w:lang w:val="en-US"/>
        </w:rPr>
        <w:t xml:space="preserve"> (</w:t>
      </w:r>
      <w:proofErr w:type="spellStart"/>
      <w:r w:rsidRPr="00BB755A">
        <w:rPr>
          <w:rFonts w:ascii="Arial" w:hAnsi="Arial" w:cs="Arial"/>
          <w:sz w:val="24"/>
          <w:szCs w:val="24"/>
          <w:u w:val="single"/>
          <w:lang w:val="en-US"/>
        </w:rPr>
        <w:t>dni</w:t>
      </w:r>
      <w:proofErr w:type="spellEnd"/>
      <w:r w:rsidRPr="00BB755A">
        <w:rPr>
          <w:rFonts w:ascii="Arial" w:hAnsi="Arial" w:cs="Arial"/>
          <w:sz w:val="24"/>
          <w:szCs w:val="24"/>
          <w:lang w:val="en-US"/>
        </w:rPr>
        <w:t xml:space="preserve">, name, </w:t>
      </w:r>
      <w:proofErr w:type="spellStart"/>
      <w:r w:rsidRPr="00BB755A">
        <w:rPr>
          <w:rFonts w:ascii="Arial" w:hAnsi="Arial" w:cs="Arial"/>
          <w:sz w:val="24"/>
          <w:szCs w:val="24"/>
          <w:lang w:val="en-US"/>
        </w:rPr>
        <w:t>lastName</w:t>
      </w:r>
      <w:proofErr w:type="spellEnd"/>
      <w:r w:rsidRPr="00BB755A">
        <w:rPr>
          <w:rFonts w:ascii="Arial" w:hAnsi="Arial" w:cs="Arial"/>
          <w:sz w:val="24"/>
          <w:szCs w:val="24"/>
          <w:lang w:val="en-US"/>
        </w:rPr>
        <w:t xml:space="preserve">, </w:t>
      </w:r>
      <w:proofErr w:type="spellStart"/>
      <w:r w:rsidRPr="00BB755A">
        <w:rPr>
          <w:rFonts w:ascii="Arial" w:hAnsi="Arial" w:cs="Arial"/>
          <w:sz w:val="24"/>
          <w:szCs w:val="24"/>
          <w:lang w:val="en-US"/>
        </w:rPr>
        <w:t>birthDate</w:t>
      </w:r>
      <w:proofErr w:type="spellEnd"/>
      <w:r w:rsidRPr="00BB755A">
        <w:rPr>
          <w:rFonts w:ascii="Arial" w:hAnsi="Arial" w:cs="Arial"/>
          <w:sz w:val="24"/>
          <w:szCs w:val="24"/>
          <w:lang w:val="en-US"/>
        </w:rPr>
        <w:t>, phone, city)</w:t>
      </w:r>
    </w:p>
    <w:p w14:paraId="23B4C796" w14:textId="77777777" w:rsidR="00C51284" w:rsidRPr="00BB755A" w:rsidRDefault="00C51284" w:rsidP="00C51284">
      <w:pPr>
        <w:pStyle w:val="ListParagraph"/>
        <w:rPr>
          <w:rFonts w:ascii="Arial" w:hAnsi="Arial" w:cs="Arial"/>
          <w:sz w:val="24"/>
          <w:szCs w:val="24"/>
          <w:lang w:val="en-US"/>
        </w:rPr>
      </w:pPr>
    </w:p>
    <w:p w14:paraId="69597FC9" w14:textId="77777777" w:rsidR="00C51284" w:rsidRPr="00BB755A" w:rsidRDefault="00C51284" w:rsidP="00C51284">
      <w:pPr>
        <w:pStyle w:val="ListParagraph"/>
        <w:numPr>
          <w:ilvl w:val="0"/>
          <w:numId w:val="2"/>
        </w:numPr>
        <w:rPr>
          <w:rFonts w:ascii="Arial" w:hAnsi="Arial" w:cs="Arial"/>
          <w:sz w:val="24"/>
          <w:szCs w:val="24"/>
          <w:lang w:val="en-US"/>
        </w:rPr>
      </w:pPr>
      <w:r w:rsidRPr="00BB755A">
        <w:rPr>
          <w:rFonts w:ascii="Arial" w:hAnsi="Arial" w:cs="Arial"/>
          <w:sz w:val="24"/>
          <w:szCs w:val="24"/>
          <w:lang w:val="en-US"/>
        </w:rPr>
        <w:t>Service (</w:t>
      </w:r>
      <w:r w:rsidRPr="00BB755A">
        <w:rPr>
          <w:rFonts w:ascii="Arial" w:hAnsi="Arial" w:cs="Arial"/>
          <w:sz w:val="24"/>
          <w:szCs w:val="24"/>
          <w:u w:val="single"/>
          <w:lang w:val="en-US"/>
        </w:rPr>
        <w:t>id</w:t>
      </w:r>
      <w:r w:rsidRPr="00BB755A">
        <w:rPr>
          <w:rFonts w:ascii="Arial" w:hAnsi="Arial" w:cs="Arial"/>
          <w:sz w:val="24"/>
          <w:szCs w:val="24"/>
          <w:lang w:val="en-US"/>
        </w:rPr>
        <w:t xml:space="preserve">, date, cost, </w:t>
      </w:r>
      <w:proofErr w:type="spellStart"/>
      <w:r w:rsidRPr="00BB755A">
        <w:rPr>
          <w:rFonts w:ascii="Arial" w:hAnsi="Arial" w:cs="Arial"/>
          <w:sz w:val="24"/>
          <w:szCs w:val="24"/>
          <w:lang w:val="en-US"/>
        </w:rPr>
        <w:t>idStylist</w:t>
      </w:r>
      <w:proofErr w:type="spellEnd"/>
      <w:r w:rsidRPr="00BB755A">
        <w:rPr>
          <w:rFonts w:ascii="Arial" w:hAnsi="Arial" w:cs="Arial"/>
          <w:sz w:val="24"/>
          <w:szCs w:val="24"/>
          <w:lang w:val="en-US"/>
        </w:rPr>
        <w:t xml:space="preserve"> (ID Stylist), </w:t>
      </w:r>
      <w:proofErr w:type="spellStart"/>
      <w:r w:rsidRPr="00BB755A">
        <w:rPr>
          <w:rFonts w:ascii="Arial" w:hAnsi="Arial" w:cs="Arial"/>
          <w:sz w:val="24"/>
          <w:szCs w:val="24"/>
          <w:lang w:val="en-US"/>
        </w:rPr>
        <w:t>idClient</w:t>
      </w:r>
      <w:proofErr w:type="spellEnd"/>
      <w:r w:rsidRPr="00BB755A">
        <w:rPr>
          <w:rFonts w:ascii="Arial" w:hAnsi="Arial" w:cs="Arial"/>
          <w:sz w:val="24"/>
          <w:szCs w:val="24"/>
          <w:lang w:val="en-US"/>
        </w:rPr>
        <w:t xml:space="preserve"> (ID Client))</w:t>
      </w:r>
    </w:p>
    <w:p w14:paraId="29882800" w14:textId="77777777" w:rsidR="00C51284" w:rsidRPr="00BB755A" w:rsidRDefault="00C51284" w:rsidP="00C51284">
      <w:pPr>
        <w:pStyle w:val="ListParagraph"/>
        <w:rPr>
          <w:rFonts w:ascii="Arial" w:hAnsi="Arial" w:cs="Arial"/>
          <w:sz w:val="24"/>
          <w:szCs w:val="24"/>
          <w:lang w:val="en-US"/>
        </w:rPr>
      </w:pPr>
    </w:p>
    <w:p w14:paraId="677343A4" w14:textId="77777777" w:rsidR="00C51284" w:rsidRPr="00BB755A" w:rsidRDefault="00C51284" w:rsidP="00C51284">
      <w:pPr>
        <w:pStyle w:val="ListParagraph"/>
        <w:numPr>
          <w:ilvl w:val="0"/>
          <w:numId w:val="2"/>
        </w:numPr>
        <w:rPr>
          <w:rFonts w:ascii="Arial" w:hAnsi="Arial" w:cs="Arial"/>
          <w:sz w:val="24"/>
          <w:szCs w:val="24"/>
          <w:lang w:val="en-US"/>
        </w:rPr>
      </w:pPr>
      <w:r w:rsidRPr="00BB755A">
        <w:rPr>
          <w:rFonts w:ascii="Arial" w:hAnsi="Arial" w:cs="Arial"/>
          <w:sz w:val="24"/>
          <w:szCs w:val="24"/>
          <w:lang w:val="en-US"/>
        </w:rPr>
        <w:t>Buy (</w:t>
      </w:r>
      <w:proofErr w:type="spellStart"/>
      <w:r w:rsidRPr="00BB755A">
        <w:rPr>
          <w:rFonts w:ascii="Arial" w:hAnsi="Arial" w:cs="Arial"/>
          <w:sz w:val="24"/>
          <w:szCs w:val="24"/>
          <w:u w:val="single"/>
          <w:lang w:val="en-US"/>
        </w:rPr>
        <w:t>numTicket</w:t>
      </w:r>
      <w:proofErr w:type="spellEnd"/>
      <w:r w:rsidRPr="00BB755A">
        <w:rPr>
          <w:rFonts w:ascii="Arial" w:hAnsi="Arial" w:cs="Arial"/>
          <w:sz w:val="24"/>
          <w:szCs w:val="24"/>
          <w:lang w:val="en-US"/>
        </w:rPr>
        <w:t xml:space="preserve">, date, </w:t>
      </w:r>
      <w:proofErr w:type="spellStart"/>
      <w:r w:rsidRPr="00BB755A">
        <w:rPr>
          <w:rFonts w:ascii="Arial" w:hAnsi="Arial" w:cs="Arial"/>
          <w:sz w:val="24"/>
          <w:szCs w:val="24"/>
          <w:lang w:val="en-US"/>
        </w:rPr>
        <w:t>totalBuy</w:t>
      </w:r>
      <w:proofErr w:type="spellEnd"/>
      <w:r w:rsidRPr="00BB755A">
        <w:rPr>
          <w:rFonts w:ascii="Arial" w:hAnsi="Arial" w:cs="Arial"/>
          <w:sz w:val="24"/>
          <w:szCs w:val="24"/>
          <w:lang w:val="en-US"/>
        </w:rPr>
        <w:t xml:space="preserve">, </w:t>
      </w:r>
      <w:proofErr w:type="spellStart"/>
      <w:r w:rsidRPr="00BB755A">
        <w:rPr>
          <w:rFonts w:ascii="Arial" w:hAnsi="Arial" w:cs="Arial"/>
          <w:sz w:val="24"/>
          <w:szCs w:val="24"/>
          <w:lang w:val="en-US"/>
        </w:rPr>
        <w:t>codBarras</w:t>
      </w:r>
      <w:proofErr w:type="spellEnd"/>
      <w:r w:rsidRPr="00BB755A">
        <w:rPr>
          <w:rFonts w:ascii="Arial" w:hAnsi="Arial" w:cs="Arial"/>
          <w:sz w:val="24"/>
          <w:szCs w:val="24"/>
          <w:lang w:val="en-US"/>
        </w:rPr>
        <w:t xml:space="preserve"> (ID Product), </w:t>
      </w:r>
      <w:proofErr w:type="spellStart"/>
      <w:r w:rsidRPr="00BB755A">
        <w:rPr>
          <w:rFonts w:ascii="Arial" w:hAnsi="Arial" w:cs="Arial"/>
          <w:sz w:val="24"/>
          <w:szCs w:val="24"/>
          <w:lang w:val="en-US"/>
        </w:rPr>
        <w:t>idClient</w:t>
      </w:r>
      <w:proofErr w:type="spellEnd"/>
      <w:r w:rsidRPr="00BB755A">
        <w:rPr>
          <w:rFonts w:ascii="Arial" w:hAnsi="Arial" w:cs="Arial"/>
          <w:sz w:val="24"/>
          <w:szCs w:val="24"/>
          <w:lang w:val="en-US"/>
        </w:rPr>
        <w:t xml:space="preserve"> (ID Client))</w:t>
      </w:r>
    </w:p>
    <w:p w14:paraId="4BF6DAE5" w14:textId="77777777" w:rsidR="00C51284" w:rsidRPr="00BB755A" w:rsidRDefault="00C51284" w:rsidP="00C51284">
      <w:pPr>
        <w:pStyle w:val="ListParagraph"/>
        <w:rPr>
          <w:rFonts w:ascii="Arial" w:hAnsi="Arial" w:cs="Arial"/>
          <w:sz w:val="24"/>
          <w:szCs w:val="24"/>
          <w:lang w:val="en-US"/>
        </w:rPr>
      </w:pPr>
    </w:p>
    <w:p w14:paraId="583867BE" w14:textId="3D1FB797" w:rsidR="00C51284" w:rsidRDefault="00C51284" w:rsidP="00C51284">
      <w:pPr>
        <w:pStyle w:val="ListParagraph"/>
        <w:numPr>
          <w:ilvl w:val="0"/>
          <w:numId w:val="2"/>
        </w:numPr>
        <w:rPr>
          <w:rFonts w:ascii="Arial" w:hAnsi="Arial" w:cs="Arial"/>
          <w:sz w:val="24"/>
          <w:szCs w:val="24"/>
        </w:rPr>
      </w:pPr>
      <w:proofErr w:type="spellStart"/>
      <w:r w:rsidRPr="00C51284">
        <w:rPr>
          <w:rFonts w:ascii="Arial" w:hAnsi="Arial" w:cs="Arial"/>
          <w:sz w:val="24"/>
          <w:szCs w:val="24"/>
        </w:rPr>
        <w:t>Supplier</w:t>
      </w:r>
      <w:proofErr w:type="spellEnd"/>
      <w:r w:rsidRPr="00C51284">
        <w:rPr>
          <w:rFonts w:ascii="Arial" w:hAnsi="Arial" w:cs="Arial"/>
          <w:sz w:val="24"/>
          <w:szCs w:val="24"/>
        </w:rPr>
        <w:t xml:space="preserve"> (</w:t>
      </w:r>
      <w:proofErr w:type="spellStart"/>
      <w:r w:rsidRPr="00C51284">
        <w:rPr>
          <w:rFonts w:ascii="Arial" w:hAnsi="Arial" w:cs="Arial"/>
          <w:sz w:val="24"/>
          <w:szCs w:val="24"/>
          <w:u w:val="single"/>
        </w:rPr>
        <w:t>brand</w:t>
      </w:r>
      <w:proofErr w:type="spellEnd"/>
      <w:r w:rsidRPr="00C51284">
        <w:rPr>
          <w:rFonts w:ascii="Arial" w:hAnsi="Arial" w:cs="Arial"/>
          <w:sz w:val="24"/>
          <w:szCs w:val="24"/>
        </w:rPr>
        <w:t xml:space="preserve">, </w:t>
      </w:r>
      <w:proofErr w:type="spellStart"/>
      <w:r w:rsidRPr="00C51284">
        <w:rPr>
          <w:rFonts w:ascii="Arial" w:hAnsi="Arial" w:cs="Arial"/>
          <w:sz w:val="24"/>
          <w:szCs w:val="24"/>
        </w:rPr>
        <w:t>nameSupplier</w:t>
      </w:r>
      <w:proofErr w:type="spellEnd"/>
      <w:r w:rsidRPr="00C51284">
        <w:rPr>
          <w:rFonts w:ascii="Arial" w:hAnsi="Arial" w:cs="Arial"/>
          <w:sz w:val="24"/>
          <w:szCs w:val="24"/>
        </w:rPr>
        <w:t xml:space="preserve">, </w:t>
      </w:r>
      <w:proofErr w:type="spellStart"/>
      <w:r w:rsidRPr="00C51284">
        <w:rPr>
          <w:rFonts w:ascii="Arial" w:hAnsi="Arial" w:cs="Arial"/>
          <w:sz w:val="24"/>
          <w:szCs w:val="24"/>
        </w:rPr>
        <w:t>phoneSupplier</w:t>
      </w:r>
      <w:proofErr w:type="spellEnd"/>
      <w:r w:rsidRPr="00C51284">
        <w:rPr>
          <w:rFonts w:ascii="Arial" w:hAnsi="Arial" w:cs="Arial"/>
          <w:sz w:val="24"/>
          <w:szCs w:val="24"/>
        </w:rPr>
        <w:t>)</w:t>
      </w:r>
    </w:p>
    <w:p w14:paraId="2B4E092B" w14:textId="77777777" w:rsidR="00C51284" w:rsidRPr="00C51284" w:rsidRDefault="00C51284" w:rsidP="00C51284">
      <w:pPr>
        <w:pStyle w:val="ListParagraph"/>
        <w:rPr>
          <w:rFonts w:ascii="Arial" w:hAnsi="Arial" w:cs="Arial"/>
          <w:sz w:val="24"/>
          <w:szCs w:val="24"/>
        </w:rPr>
      </w:pPr>
    </w:p>
    <w:p w14:paraId="04D2F001" w14:textId="77777777" w:rsidR="00C51284" w:rsidRPr="00C51284" w:rsidRDefault="00C51284" w:rsidP="00C51284">
      <w:pPr>
        <w:pStyle w:val="ListParagraph"/>
        <w:rPr>
          <w:rFonts w:ascii="Arial" w:hAnsi="Arial" w:cs="Arial"/>
          <w:sz w:val="24"/>
          <w:szCs w:val="24"/>
        </w:rPr>
      </w:pPr>
    </w:p>
    <w:p w14:paraId="1966E48F" w14:textId="64006C04" w:rsidR="0084776B" w:rsidRDefault="0084776B">
      <w:pPr>
        <w:rPr>
          <w:noProof/>
        </w:rPr>
      </w:pPr>
    </w:p>
    <w:p w14:paraId="0C665E30" w14:textId="7A994C4E" w:rsidR="0084776B" w:rsidRDefault="00500F48">
      <w:pPr>
        <w:rPr>
          <w:noProof/>
        </w:rPr>
      </w:pPr>
      <w:r>
        <w:rPr>
          <w:noProof/>
        </w:rPr>
        <w:lastRenderedPageBreak/>
        <mc:AlternateContent>
          <mc:Choice Requires="wps">
            <w:drawing>
              <wp:anchor distT="0" distB="0" distL="114300" distR="114300" simplePos="0" relativeHeight="251677696" behindDoc="0" locked="0" layoutInCell="1" allowOverlap="1" wp14:anchorId="29C531F6" wp14:editId="718DDEFF">
                <wp:simplePos x="0" y="0"/>
                <wp:positionH relativeFrom="margin">
                  <wp:posOffset>68137</wp:posOffset>
                </wp:positionH>
                <wp:positionV relativeFrom="paragraph">
                  <wp:posOffset>65191</wp:posOffset>
                </wp:positionV>
                <wp:extent cx="10745470" cy="758634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0745470" cy="7586345"/>
                        </a:xfrm>
                        <a:prstGeom prst="rect">
                          <a:avLst/>
                        </a:prstGeom>
                        <a:noFill/>
                        <a:ln>
                          <a:noFill/>
                        </a:ln>
                      </wps:spPr>
                      <wps:txbx>
                        <w:txbxContent>
                          <w:p w14:paraId="1B1193E7" w14:textId="75A50B1B" w:rsidR="0084776B" w:rsidRPr="00647477" w:rsidRDefault="0084776B" w:rsidP="0084776B">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Resumen de Funcionalidades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C531F6" id="Cuadro de texto 17" o:spid="_x0000_s1030" type="#_x0000_t202" style="position:absolute;margin-left:5.35pt;margin-top:5.15pt;width:846.1pt;height:597.35pt;z-index:25167769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" filled="f" stroked="f">
                <v:textbox style="mso-fit-shape-to-text:t">
                  <w:txbxContent>
                    <w:p w14:paraId="1B1193E7" w14:textId="75A50B1B" w:rsidR="0084776B" w:rsidRPr="00647477" w:rsidRDefault="0084776B" w:rsidP="0084776B">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Resumen de Funcionalidades</w:t>
                      </w:r>
                    </w:p>
                  </w:txbxContent>
                </v:textbox>
                <w10:wrap anchorx="margin"/>
              </v:shape>
            </w:pict>
          </mc:Fallback>
        </mc:AlternateContent>
      </w:r>
      <w:r>
        <w:rPr>
          <w:noProof/>
        </w:rPr>
        <w:drawing>
          <wp:anchor distT="0" distB="0" distL="114300" distR="114300" simplePos="0" relativeHeight="251675648" behindDoc="1" locked="0" layoutInCell="1" allowOverlap="1" wp14:anchorId="7B80F952" wp14:editId="302F7EE8">
            <wp:simplePos x="0" y="0"/>
            <wp:positionH relativeFrom="margin">
              <wp:align>center</wp:align>
            </wp:positionH>
            <wp:positionV relativeFrom="paragraph">
              <wp:posOffset>516572</wp:posOffset>
            </wp:positionV>
            <wp:extent cx="10882747" cy="7843117"/>
            <wp:effectExtent l="0" t="4128"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34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10882747" cy="78431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89E8B" w14:textId="0C783516" w:rsidR="0084776B" w:rsidRDefault="0084776B">
      <w:pPr>
        <w:rPr>
          <w:noProof/>
        </w:rPr>
      </w:pPr>
    </w:p>
    <w:p w14:paraId="090B999F" w14:textId="14399116" w:rsidR="0084776B" w:rsidRDefault="0084776B">
      <w:pPr>
        <w:rPr>
          <w:noProof/>
        </w:rPr>
      </w:pPr>
    </w:p>
    <w:p w14:paraId="3469A25A" w14:textId="387D19CE" w:rsidR="0084776B" w:rsidRDefault="0084776B">
      <w:pPr>
        <w:rPr>
          <w:noProof/>
        </w:rPr>
      </w:pPr>
    </w:p>
    <w:p w14:paraId="5AA82FFB" w14:textId="543B678D" w:rsidR="0084776B" w:rsidRDefault="0084776B">
      <w:pPr>
        <w:rPr>
          <w:noProof/>
        </w:rPr>
      </w:pPr>
    </w:p>
    <w:p w14:paraId="63CCD9DA" w14:textId="48A4C74E" w:rsidR="0084776B" w:rsidRDefault="0084776B">
      <w:pPr>
        <w:rPr>
          <w:noProof/>
        </w:rPr>
      </w:pPr>
    </w:p>
    <w:p w14:paraId="3B4FA92F" w14:textId="6D389223" w:rsidR="0084776B" w:rsidRDefault="0084776B">
      <w:pPr>
        <w:rPr>
          <w:noProof/>
        </w:rPr>
      </w:pPr>
    </w:p>
    <w:p w14:paraId="5A426DD4" w14:textId="2C0C2A09" w:rsidR="0084776B" w:rsidRDefault="0084776B">
      <w:pPr>
        <w:rPr>
          <w:noProof/>
        </w:rPr>
      </w:pPr>
    </w:p>
    <w:p w14:paraId="595FF139" w14:textId="11DC6824" w:rsidR="0084776B" w:rsidRDefault="0084776B">
      <w:pPr>
        <w:rPr>
          <w:noProof/>
        </w:rPr>
      </w:pPr>
    </w:p>
    <w:p w14:paraId="727B7170" w14:textId="5124F425" w:rsidR="0084776B" w:rsidRDefault="0084776B">
      <w:pPr>
        <w:rPr>
          <w:noProof/>
        </w:rPr>
      </w:pPr>
    </w:p>
    <w:p w14:paraId="333D7245" w14:textId="5AED481C" w:rsidR="0084776B" w:rsidRDefault="0084776B">
      <w:pPr>
        <w:rPr>
          <w:noProof/>
        </w:rPr>
      </w:pPr>
    </w:p>
    <w:p w14:paraId="0672D281" w14:textId="1D93329C" w:rsidR="0084776B" w:rsidRDefault="0084776B">
      <w:pPr>
        <w:rPr>
          <w:noProof/>
        </w:rPr>
      </w:pPr>
    </w:p>
    <w:p w14:paraId="3C036F6C" w14:textId="18EA975D" w:rsidR="0084776B" w:rsidRDefault="0084776B">
      <w:pPr>
        <w:rPr>
          <w:noProof/>
        </w:rPr>
      </w:pPr>
    </w:p>
    <w:p w14:paraId="3BA5A170" w14:textId="11E06892" w:rsidR="0084776B" w:rsidRDefault="0084776B">
      <w:pPr>
        <w:rPr>
          <w:noProof/>
        </w:rPr>
      </w:pPr>
    </w:p>
    <w:p w14:paraId="16F04EAF" w14:textId="063616DB" w:rsidR="0084776B" w:rsidRDefault="0084776B">
      <w:pPr>
        <w:rPr>
          <w:noProof/>
        </w:rPr>
      </w:pPr>
    </w:p>
    <w:p w14:paraId="5E61D2DC" w14:textId="5425B08D" w:rsidR="0084776B" w:rsidRDefault="0084776B">
      <w:pPr>
        <w:rPr>
          <w:noProof/>
        </w:rPr>
      </w:pPr>
    </w:p>
    <w:p w14:paraId="4817603D" w14:textId="258E3768" w:rsidR="0084776B" w:rsidRDefault="0084776B">
      <w:pPr>
        <w:rPr>
          <w:noProof/>
        </w:rPr>
      </w:pPr>
    </w:p>
    <w:p w14:paraId="2F85D3DE" w14:textId="15B0E4D2" w:rsidR="0084776B" w:rsidRDefault="0084776B">
      <w:pPr>
        <w:rPr>
          <w:noProof/>
        </w:rPr>
      </w:pPr>
    </w:p>
    <w:p w14:paraId="59C44565" w14:textId="2DE615CA" w:rsidR="0084776B" w:rsidRDefault="0084776B">
      <w:pPr>
        <w:rPr>
          <w:noProof/>
        </w:rPr>
      </w:pPr>
    </w:p>
    <w:p w14:paraId="7C738166" w14:textId="77777777" w:rsidR="0084776B" w:rsidRDefault="0084776B">
      <w:pPr>
        <w:rPr>
          <w:noProof/>
        </w:rPr>
      </w:pPr>
    </w:p>
    <w:p w14:paraId="607A223E" w14:textId="77777777" w:rsidR="0084776B" w:rsidRDefault="0084776B">
      <w:pPr>
        <w:rPr>
          <w:noProof/>
        </w:rPr>
      </w:pPr>
    </w:p>
    <w:p w14:paraId="077EE4CD" w14:textId="77777777" w:rsidR="0084776B" w:rsidRDefault="0084776B">
      <w:pPr>
        <w:rPr>
          <w:noProof/>
        </w:rPr>
      </w:pPr>
    </w:p>
    <w:p w14:paraId="19F351C3" w14:textId="77777777" w:rsidR="0084776B" w:rsidRDefault="0084776B">
      <w:pPr>
        <w:rPr>
          <w:noProof/>
        </w:rPr>
      </w:pPr>
    </w:p>
    <w:p w14:paraId="24614808" w14:textId="4AE25F60" w:rsidR="0084776B" w:rsidRDefault="0084776B">
      <w:pPr>
        <w:rPr>
          <w:noProof/>
        </w:rPr>
      </w:pPr>
    </w:p>
    <w:p w14:paraId="1B62456E" w14:textId="77777777" w:rsidR="0084776B" w:rsidRDefault="0084776B">
      <w:pPr>
        <w:rPr>
          <w:noProof/>
        </w:rPr>
      </w:pPr>
    </w:p>
    <w:p w14:paraId="52BC4F7F" w14:textId="77777777" w:rsidR="0084776B" w:rsidRDefault="0084776B">
      <w:pPr>
        <w:rPr>
          <w:noProof/>
        </w:rPr>
      </w:pPr>
    </w:p>
    <w:p w14:paraId="1E264ED3" w14:textId="77777777" w:rsidR="0084776B" w:rsidRDefault="0084776B">
      <w:pPr>
        <w:rPr>
          <w:noProof/>
        </w:rPr>
      </w:pPr>
    </w:p>
    <w:p w14:paraId="338DD0D6" w14:textId="77777777" w:rsidR="0084776B" w:rsidRDefault="0084776B">
      <w:pPr>
        <w:rPr>
          <w:noProof/>
        </w:rPr>
      </w:pPr>
    </w:p>
    <w:p w14:paraId="7E22C421" w14:textId="77777777" w:rsidR="0084776B" w:rsidRDefault="0084776B">
      <w:pPr>
        <w:rPr>
          <w:noProof/>
        </w:rPr>
      </w:pPr>
    </w:p>
    <w:p w14:paraId="0C456360" w14:textId="77777777" w:rsidR="0084776B" w:rsidRDefault="0084776B">
      <w:pPr>
        <w:rPr>
          <w:noProof/>
        </w:rPr>
      </w:pPr>
    </w:p>
    <w:p w14:paraId="1EE9E34D" w14:textId="4A7EBE78" w:rsidR="0009439B" w:rsidRPr="006B5527" w:rsidRDefault="0009439B" w:rsidP="0009439B">
      <w:pPr>
        <w:pStyle w:val="Contenidodelmarco"/>
        <w:spacing w:after="0"/>
        <w:jc w:val="center"/>
        <w:rPr>
          <w:rFonts w:ascii="Arial" w:eastAsia="SimSun" w:hAnsi="Arial" w:cs="Arial"/>
          <w:sz w:val="56"/>
          <w:szCs w:val="56"/>
        </w:rPr>
      </w:pPr>
      <w:r>
        <w:rPr>
          <w:rFonts w:ascii="Arial" w:eastAsia="SimSun" w:hAnsi="Arial" w:cs="Arial"/>
          <w:sz w:val="56"/>
          <w:szCs w:val="56"/>
        </w:rPr>
        <w:lastRenderedPageBreak/>
        <w:t>Funcionalidades</w:t>
      </w:r>
    </w:p>
    <w:p w14:paraId="1571E2C5" w14:textId="660C765E" w:rsidR="0084776B" w:rsidRDefault="0084776B">
      <w:pPr>
        <w:rPr>
          <w:noProof/>
        </w:rPr>
      </w:pPr>
    </w:p>
    <w:p w14:paraId="0725D269" w14:textId="08ABD18B" w:rsidR="0009439B" w:rsidRPr="007B362C" w:rsidRDefault="0009439B">
      <w:pPr>
        <w:rPr>
          <w:rFonts w:ascii="Arial" w:hAnsi="Arial" w:cs="Arial"/>
          <w:noProof/>
          <w:sz w:val="24"/>
          <w:szCs w:val="24"/>
        </w:rPr>
      </w:pPr>
      <w:r w:rsidRPr="007B362C">
        <w:rPr>
          <w:rFonts w:ascii="Arial" w:hAnsi="Arial" w:cs="Arial"/>
          <w:noProof/>
          <w:sz w:val="24"/>
          <w:szCs w:val="24"/>
        </w:rPr>
        <w:t>La aplicación cuenta con una página principal, con imágenes, informacion acerca de como contactar con Manoli (nuestra clienta), donde se encuentra el lugar e información acerca del las marcas con las que trabaja MG Evolution. Esta página principal es visible para todos los usuarios sin necesidad de registro.</w:t>
      </w:r>
    </w:p>
    <w:p w14:paraId="46FA14D7" w14:textId="4E64CDE0" w:rsidR="0084776B" w:rsidRPr="007B362C" w:rsidRDefault="0009439B">
      <w:pPr>
        <w:rPr>
          <w:rFonts w:ascii="Arial" w:hAnsi="Arial" w:cs="Arial"/>
          <w:noProof/>
          <w:sz w:val="24"/>
          <w:szCs w:val="24"/>
        </w:rPr>
      </w:pPr>
      <w:r w:rsidRPr="007B362C">
        <w:rPr>
          <w:rFonts w:ascii="Arial" w:hAnsi="Arial" w:cs="Arial"/>
          <w:noProof/>
          <w:sz w:val="24"/>
          <w:szCs w:val="24"/>
        </w:rPr>
        <w:t>En este sitio web solo se puede registrar Manoli que es Admin. Ya que la aplicción es un sistema de organización.</w:t>
      </w:r>
    </w:p>
    <w:p w14:paraId="5BEE7507" w14:textId="44062D7E" w:rsidR="0009439B" w:rsidRPr="007B362C" w:rsidRDefault="0009439B" w:rsidP="00DC4D8F">
      <w:pPr>
        <w:pStyle w:val="BodyText"/>
        <w:rPr>
          <w:rFonts w:ascii="Arial" w:hAnsi="Arial" w:cs="Arial"/>
          <w:sz w:val="24"/>
          <w:szCs w:val="24"/>
        </w:rPr>
      </w:pPr>
      <w:r w:rsidRPr="007B362C">
        <w:rPr>
          <w:rFonts w:ascii="Arial" w:hAnsi="Arial" w:cs="Arial"/>
          <w:sz w:val="24"/>
          <w:szCs w:val="24"/>
        </w:rPr>
        <w:t>Una vez se encuentre dentro</w:t>
      </w:r>
      <w:r w:rsidR="00D21A55" w:rsidRPr="007B362C">
        <w:rPr>
          <w:rFonts w:ascii="Arial" w:hAnsi="Arial" w:cs="Arial"/>
          <w:sz w:val="24"/>
          <w:szCs w:val="24"/>
        </w:rPr>
        <w:t>,</w:t>
      </w:r>
      <w:r w:rsidR="00DC4D8F" w:rsidRPr="007B362C">
        <w:rPr>
          <w:rFonts w:ascii="Arial" w:hAnsi="Arial" w:cs="Arial"/>
          <w:sz w:val="24"/>
          <w:szCs w:val="24"/>
        </w:rPr>
        <w:t xml:space="preserve"> va a poder controlar las citas, tanto añadirla</w:t>
      </w:r>
      <w:r w:rsidR="00D21A55" w:rsidRPr="007B362C">
        <w:rPr>
          <w:rFonts w:ascii="Arial" w:hAnsi="Arial" w:cs="Arial"/>
          <w:sz w:val="24"/>
          <w:szCs w:val="24"/>
        </w:rPr>
        <w:t>s,</w:t>
      </w:r>
      <w:r w:rsidR="00DC4D8F" w:rsidRPr="007B362C">
        <w:rPr>
          <w:rFonts w:ascii="Arial" w:hAnsi="Arial" w:cs="Arial"/>
          <w:sz w:val="24"/>
          <w:szCs w:val="24"/>
        </w:rPr>
        <w:t xml:space="preserve"> eliminarlas o modificarlas, así como en los productos </w:t>
      </w:r>
      <w:r w:rsidR="00D21A55" w:rsidRPr="007B362C">
        <w:rPr>
          <w:rFonts w:ascii="Arial" w:hAnsi="Arial" w:cs="Arial"/>
          <w:sz w:val="24"/>
          <w:szCs w:val="24"/>
        </w:rPr>
        <w:t xml:space="preserve">del </w:t>
      </w:r>
      <w:r w:rsidR="00DC4D8F" w:rsidRPr="007B362C">
        <w:rPr>
          <w:rFonts w:ascii="Arial" w:hAnsi="Arial" w:cs="Arial"/>
          <w:sz w:val="24"/>
          <w:szCs w:val="24"/>
        </w:rPr>
        <w:t xml:space="preserve">almacén, también va a poder dar de alta a clientas, modificar y dar de baja e incluso avisar a clientas enviándoles un mensaje. </w:t>
      </w:r>
    </w:p>
    <w:p w14:paraId="21F55883" w14:textId="1E0FE210" w:rsidR="00DC4D8F" w:rsidRPr="007B362C" w:rsidRDefault="00DC4D8F" w:rsidP="00DC4D8F">
      <w:pPr>
        <w:pStyle w:val="BodyText"/>
        <w:rPr>
          <w:rFonts w:ascii="Arial" w:hAnsi="Arial" w:cs="Arial"/>
          <w:sz w:val="24"/>
          <w:szCs w:val="24"/>
        </w:rPr>
      </w:pPr>
      <w:r w:rsidRPr="007B362C">
        <w:rPr>
          <w:rFonts w:ascii="Arial" w:hAnsi="Arial" w:cs="Arial"/>
          <w:sz w:val="24"/>
          <w:szCs w:val="24"/>
        </w:rPr>
        <w:t xml:space="preserve">También va a poder ver, añadir o borrar alguna cita e incluso modificarla. Con esta aplicación, nuestra cliente, va a poder dar de </w:t>
      </w:r>
      <w:r w:rsidR="00700528" w:rsidRPr="007B362C">
        <w:rPr>
          <w:rFonts w:ascii="Arial" w:hAnsi="Arial" w:cs="Arial"/>
          <w:sz w:val="24"/>
          <w:szCs w:val="24"/>
        </w:rPr>
        <w:t>alta</w:t>
      </w:r>
      <w:r w:rsidRPr="007B362C">
        <w:rPr>
          <w:rFonts w:ascii="Arial" w:hAnsi="Arial" w:cs="Arial"/>
          <w:sz w:val="24"/>
          <w:szCs w:val="24"/>
        </w:rPr>
        <w:t xml:space="preserve"> al nuevo/a estilista contratado, además será posible llevar un control de las compras que sus clientes hagan dentro de la peluquería.</w:t>
      </w:r>
    </w:p>
    <w:p w14:paraId="71314239" w14:textId="19990FB2" w:rsidR="0084776B" w:rsidRDefault="0084776B">
      <w:pPr>
        <w:rPr>
          <w:noProof/>
        </w:rPr>
      </w:pPr>
    </w:p>
    <w:p w14:paraId="1DEBDE15" w14:textId="21FA6F23" w:rsidR="0084776B" w:rsidRDefault="0084776B">
      <w:pPr>
        <w:rPr>
          <w:noProof/>
        </w:rPr>
      </w:pPr>
    </w:p>
    <w:p w14:paraId="04087BB1" w14:textId="77777777" w:rsidR="00500F48" w:rsidRDefault="00500F48"/>
    <w:p w14:paraId="7B60E298" w14:textId="77777777" w:rsidR="00500F48" w:rsidRDefault="00500F48"/>
    <w:p w14:paraId="49586C27" w14:textId="77777777" w:rsidR="00500F48" w:rsidRDefault="00500F48"/>
    <w:p w14:paraId="29C5B064" w14:textId="77777777" w:rsidR="00500F48" w:rsidRDefault="00500F48"/>
    <w:p w14:paraId="232427ED" w14:textId="794CF6A7" w:rsidR="00500F48" w:rsidRDefault="00500F48"/>
    <w:p w14:paraId="189F5F41" w14:textId="3515FA62" w:rsidR="00500F48" w:rsidRDefault="00500F48"/>
    <w:p w14:paraId="27335D2A" w14:textId="7889ECBF" w:rsidR="00500F48" w:rsidRDefault="00500F48"/>
    <w:p w14:paraId="5E4C4915" w14:textId="77777777" w:rsidR="00500F48" w:rsidRDefault="00500F48"/>
    <w:p w14:paraId="0984DEF6" w14:textId="77777777" w:rsidR="00500F48" w:rsidRDefault="00500F48"/>
    <w:p w14:paraId="09094231" w14:textId="77777777" w:rsidR="00500F48" w:rsidRDefault="00500F48"/>
    <w:p w14:paraId="14EC7E65" w14:textId="77777777" w:rsidR="00500F48" w:rsidRDefault="00500F48"/>
    <w:p w14:paraId="1DDCD87A" w14:textId="77777777" w:rsidR="00500F48" w:rsidRDefault="00500F48"/>
    <w:p w14:paraId="3815A20B" w14:textId="77777777" w:rsidR="00500F48" w:rsidRDefault="00500F48"/>
    <w:p w14:paraId="76BE8E74" w14:textId="77777777" w:rsidR="00500F48" w:rsidRDefault="00500F48"/>
    <w:p w14:paraId="52824C8B" w14:textId="77777777" w:rsidR="00500F48" w:rsidRDefault="00500F48"/>
    <w:p w14:paraId="75A17A30" w14:textId="2F89FE2A" w:rsidR="00500F48" w:rsidRDefault="00500F48">
      <w:r>
        <w:rPr>
          <w:noProof/>
        </w:rPr>
        <w:lastRenderedPageBreak/>
        <mc:AlternateContent>
          <mc:Choice Requires="wps">
            <w:drawing>
              <wp:anchor distT="0" distB="0" distL="114300" distR="114300" simplePos="0" relativeHeight="251682816" behindDoc="0" locked="0" layoutInCell="1" allowOverlap="1" wp14:anchorId="418ABDFB" wp14:editId="5C577CA5">
                <wp:simplePos x="0" y="0"/>
                <wp:positionH relativeFrom="margin">
                  <wp:posOffset>231354</wp:posOffset>
                </wp:positionH>
                <wp:positionV relativeFrom="paragraph">
                  <wp:posOffset>-395406</wp:posOffset>
                </wp:positionV>
                <wp:extent cx="10745470" cy="7586345"/>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10745470" cy="7586345"/>
                        </a:xfrm>
                        <a:prstGeom prst="rect">
                          <a:avLst/>
                        </a:prstGeom>
                        <a:noFill/>
                        <a:ln>
                          <a:noFill/>
                        </a:ln>
                      </wps:spPr>
                      <wps:txbx>
                        <w:txbxContent>
                          <w:p w14:paraId="661138D5" w14:textId="5AA36957" w:rsidR="00500F48" w:rsidRPr="00500F48" w:rsidRDefault="00500F48" w:rsidP="00500F48">
                            <w:pPr>
                              <w:jc w:val="center"/>
                              <w:rPr>
                                <w:b/>
                                <w:noProof/>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b/>
                                <w:noProof/>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Prototipos de pantallas de la aplicación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8ABDFB" id="Cuadro de texto 7" o:spid="_x0000_s1031" type="#_x0000_t202" style="position:absolute;margin-left:18.2pt;margin-top:-31.15pt;width:846.1pt;height:597.35pt;z-index:2516828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" filled="f" stroked="f">
                <v:textbox style="mso-fit-shape-to-text:t">
                  <w:txbxContent>
                    <w:p w14:paraId="661138D5" w14:textId="5AA36957" w:rsidR="00500F48" w:rsidRPr="00500F48" w:rsidRDefault="00500F48" w:rsidP="00500F48">
                      <w:pPr>
                        <w:jc w:val="center"/>
                        <w:rPr>
                          <w:b/>
                          <w:noProof/>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b/>
                          <w:noProof/>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Prototipos de pantallas de la aplicación</w:t>
                      </w:r>
                    </w:p>
                  </w:txbxContent>
                </v:textbox>
                <w10:wrap anchorx="margin"/>
              </v:shape>
            </w:pict>
          </mc:Fallback>
        </mc:AlternateContent>
      </w:r>
    </w:p>
    <w:p w14:paraId="09E998E9" w14:textId="5BE860FB" w:rsidR="00500F48" w:rsidRDefault="002D7BEE">
      <w:r>
        <w:rPr>
          <w:noProof/>
        </w:rPr>
        <w:drawing>
          <wp:anchor distT="0" distB="0" distL="114300" distR="114300" simplePos="0" relativeHeight="251680768" behindDoc="1" locked="0" layoutInCell="1" allowOverlap="1" wp14:anchorId="4A3589F4" wp14:editId="7EC7E9AB">
            <wp:simplePos x="0" y="0"/>
            <wp:positionH relativeFrom="page">
              <wp:posOffset>-1625707</wp:posOffset>
            </wp:positionH>
            <wp:positionV relativeFrom="paragraph">
              <wp:posOffset>240138</wp:posOffset>
            </wp:positionV>
            <wp:extent cx="11014290" cy="7743400"/>
            <wp:effectExtent l="0" t="2857"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34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11015784" cy="774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A370F" w14:textId="40D0CE5C" w:rsidR="00500F48" w:rsidRDefault="00500F48"/>
    <w:p w14:paraId="66EA010B" w14:textId="1636327B" w:rsidR="00500F48" w:rsidRDefault="00500F48"/>
    <w:p w14:paraId="68385317" w14:textId="2C71D866" w:rsidR="00500F48" w:rsidRDefault="00500F48"/>
    <w:p w14:paraId="34715830" w14:textId="60D17F5F" w:rsidR="00500F48" w:rsidRDefault="00500F48"/>
    <w:p w14:paraId="6B42CBA1" w14:textId="3A4E6DD8" w:rsidR="00500F48" w:rsidRDefault="00500F48"/>
    <w:p w14:paraId="76022310" w14:textId="2D77AB44" w:rsidR="00500F48" w:rsidRDefault="00500F48"/>
    <w:p w14:paraId="1056BF53" w14:textId="265BD4CC" w:rsidR="00500F48" w:rsidRDefault="00500F48"/>
    <w:p w14:paraId="10F06522" w14:textId="02F72ACD" w:rsidR="00500F48" w:rsidRDefault="00500F48"/>
    <w:p w14:paraId="3A2EFEFF" w14:textId="0FA052EC" w:rsidR="00500F48" w:rsidRDefault="00500F48"/>
    <w:p w14:paraId="6FB18371" w14:textId="77777777" w:rsidR="00500F48" w:rsidRDefault="00500F48"/>
    <w:p w14:paraId="63FFF7ED" w14:textId="77777777" w:rsidR="00500F48" w:rsidRDefault="00500F48"/>
    <w:p w14:paraId="73AD3546" w14:textId="4E07A5CF" w:rsidR="00500F48" w:rsidRDefault="00500F48"/>
    <w:p w14:paraId="2C24AC91" w14:textId="1A67C6EA" w:rsidR="00500F48" w:rsidRDefault="00500F48"/>
    <w:p w14:paraId="271F18C2" w14:textId="77777777" w:rsidR="00500F48" w:rsidRDefault="00500F48"/>
    <w:p w14:paraId="43F10674" w14:textId="77777777" w:rsidR="00500F48" w:rsidRDefault="00500F48"/>
    <w:p w14:paraId="37C37B07" w14:textId="1E246E72" w:rsidR="00500F48" w:rsidRDefault="00500F48"/>
    <w:p w14:paraId="5AED8C6F" w14:textId="77777777" w:rsidR="00500F48" w:rsidRDefault="00500F48"/>
    <w:p w14:paraId="0E1B946A" w14:textId="77777777" w:rsidR="00500F48" w:rsidRDefault="00500F48"/>
    <w:p w14:paraId="11D4053C" w14:textId="5FD20B07" w:rsidR="00500F48" w:rsidRDefault="00500F48"/>
    <w:p w14:paraId="6DEE7783" w14:textId="77777777" w:rsidR="00500F48" w:rsidRDefault="00500F48"/>
    <w:p w14:paraId="7170129E" w14:textId="77777777" w:rsidR="00500F48" w:rsidRDefault="00500F48"/>
    <w:p w14:paraId="2195CCEC" w14:textId="77777777" w:rsidR="00500F48" w:rsidRDefault="00500F48"/>
    <w:p w14:paraId="4D85C606" w14:textId="6579764D" w:rsidR="00500F48" w:rsidRDefault="00500F48"/>
    <w:p w14:paraId="545B4C25" w14:textId="77777777" w:rsidR="00500F48" w:rsidRDefault="00500F48"/>
    <w:p w14:paraId="01BA4267" w14:textId="7F2D9586" w:rsidR="00500F48" w:rsidRDefault="00500F48"/>
    <w:p w14:paraId="3D0F5301" w14:textId="0AC70E92" w:rsidR="00500F48" w:rsidRDefault="00500F48"/>
    <w:p w14:paraId="0B4225E3" w14:textId="4C200522" w:rsidR="00500F48" w:rsidRDefault="00500F48"/>
    <w:p w14:paraId="2F3AB241" w14:textId="77777777" w:rsidR="00500F48" w:rsidRDefault="00500F48"/>
    <w:p w14:paraId="0203D5EF" w14:textId="77777777" w:rsidR="00500F48" w:rsidRDefault="00500F48"/>
    <w:p w14:paraId="200EEA78" w14:textId="2D96B494" w:rsidR="00500F48" w:rsidRPr="006B5527" w:rsidRDefault="00500F48" w:rsidP="00500F48">
      <w:pPr>
        <w:pStyle w:val="Contenidodelmarco"/>
        <w:spacing w:after="0"/>
        <w:jc w:val="center"/>
        <w:rPr>
          <w:rFonts w:ascii="Arial" w:eastAsia="SimSun" w:hAnsi="Arial" w:cs="Arial"/>
          <w:sz w:val="56"/>
          <w:szCs w:val="56"/>
        </w:rPr>
      </w:pPr>
      <w:r>
        <w:rPr>
          <w:rFonts w:ascii="Arial" w:eastAsia="SimSun" w:hAnsi="Arial" w:cs="Arial"/>
          <w:sz w:val="56"/>
          <w:szCs w:val="56"/>
        </w:rPr>
        <w:lastRenderedPageBreak/>
        <w:t>Mockups</w:t>
      </w:r>
    </w:p>
    <w:p w14:paraId="028B188D" w14:textId="260EA74A" w:rsidR="00500F48" w:rsidRDefault="00500F48"/>
    <w:p w14:paraId="10CC83C1" w14:textId="49C0C182" w:rsidR="00500F48" w:rsidRPr="002D7BEE" w:rsidRDefault="009A0BB3">
      <w:pPr>
        <w:rPr>
          <w:rFonts w:ascii="Arial" w:hAnsi="Arial" w:cs="Arial"/>
          <w:sz w:val="24"/>
          <w:szCs w:val="24"/>
        </w:rPr>
      </w:pPr>
      <w:r w:rsidRPr="002D7BEE">
        <w:rPr>
          <w:rFonts w:ascii="Arial" w:hAnsi="Arial" w:cs="Arial"/>
          <w:sz w:val="24"/>
          <w:szCs w:val="24"/>
        </w:rPr>
        <w:t xml:space="preserve">Para la realización de los mockups he utilizado </w:t>
      </w:r>
      <w:r w:rsidRPr="002D7BEE">
        <w:rPr>
          <w:rFonts w:ascii="Arial" w:hAnsi="Arial" w:cs="Arial"/>
          <w:b/>
          <w:bCs/>
          <w:sz w:val="24"/>
          <w:szCs w:val="24"/>
        </w:rPr>
        <w:t>Online</w:t>
      </w:r>
      <w:r w:rsidR="002D7BEE" w:rsidRPr="002D7BEE">
        <w:rPr>
          <w:rFonts w:ascii="Arial" w:hAnsi="Arial" w:cs="Arial"/>
          <w:b/>
          <w:bCs/>
          <w:sz w:val="24"/>
          <w:szCs w:val="24"/>
        </w:rPr>
        <w:t xml:space="preserve">.Visual-Paradigm.com </w:t>
      </w:r>
    </w:p>
    <w:p w14:paraId="708350B4" w14:textId="6EDC84D2" w:rsidR="002D7BEE" w:rsidRDefault="002D7BEE">
      <w:pPr>
        <w:rPr>
          <w:rFonts w:ascii="Arial" w:hAnsi="Arial" w:cs="Arial"/>
        </w:rPr>
      </w:pPr>
      <w:r>
        <w:rPr>
          <w:noProof/>
        </w:rPr>
        <w:drawing>
          <wp:anchor distT="0" distB="0" distL="114300" distR="114300" simplePos="0" relativeHeight="251691008" behindDoc="0" locked="0" layoutInCell="1" allowOverlap="1" wp14:anchorId="2D591BB0" wp14:editId="35286EE5">
            <wp:simplePos x="0" y="0"/>
            <wp:positionH relativeFrom="column">
              <wp:posOffset>3508587</wp:posOffset>
            </wp:positionH>
            <wp:positionV relativeFrom="paragraph">
              <wp:posOffset>3488479</wp:posOffset>
            </wp:positionV>
            <wp:extent cx="2506133" cy="4192850"/>
            <wp:effectExtent l="0" t="0" r="8890" b="0"/>
            <wp:wrapThrough wrapText="bothSides">
              <wp:wrapPolygon edited="0">
                <wp:start x="0" y="0"/>
                <wp:lineTo x="0" y="21495"/>
                <wp:lineTo x="21512" y="21495"/>
                <wp:lineTo x="21512" y="0"/>
                <wp:lineTo x="0" y="0"/>
              </wp:wrapPolygon>
            </wp:wrapThrough>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506133" cy="4192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9BF8FDD" wp14:editId="1DB8FA7C">
            <wp:simplePos x="0" y="0"/>
            <wp:positionH relativeFrom="margin">
              <wp:posOffset>53975</wp:posOffset>
            </wp:positionH>
            <wp:positionV relativeFrom="paragraph">
              <wp:posOffset>305223</wp:posOffset>
            </wp:positionV>
            <wp:extent cx="3343910" cy="4526915"/>
            <wp:effectExtent l="0" t="0" r="8890" b="6985"/>
            <wp:wrapTopAndBottom/>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43910" cy="45269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Página principal formato ordenador:</w:t>
      </w:r>
    </w:p>
    <w:p w14:paraId="6219C0FE" w14:textId="15FA6F60" w:rsidR="002D7BEE" w:rsidRPr="002D7BEE" w:rsidRDefault="002D7BEE">
      <w:pPr>
        <w:rPr>
          <w:rFonts w:ascii="Arial" w:hAnsi="Arial" w:cs="Arial"/>
        </w:rPr>
      </w:pPr>
    </w:p>
    <w:p w14:paraId="0A12D5C2" w14:textId="77777777" w:rsidR="002D7BEE" w:rsidRDefault="002D7BEE"/>
    <w:p w14:paraId="666CDE68" w14:textId="77777777" w:rsidR="002D7BEE" w:rsidRDefault="002D7BEE"/>
    <w:p w14:paraId="69D23AA2" w14:textId="0F9F1ECA" w:rsidR="00500F48" w:rsidRDefault="002D7BEE">
      <w:r>
        <w:t xml:space="preserve">Página principal para móvil, es igual a la versión de ordenador, pero al utilizar Bootstrap es totalmente </w:t>
      </w:r>
      <w:proofErr w:type="spellStart"/>
      <w:r>
        <w:t>responsive</w:t>
      </w:r>
      <w:proofErr w:type="spellEnd"/>
    </w:p>
    <w:p w14:paraId="7382C96F" w14:textId="7B76A859" w:rsidR="002D7BEE" w:rsidRDefault="002D7BEE"/>
    <w:p w14:paraId="12255672" w14:textId="3D720D7C" w:rsidR="002D7BEE" w:rsidRDefault="002D7BEE"/>
    <w:p w14:paraId="5B7C1F1E" w14:textId="43C2B045" w:rsidR="002D7BEE" w:rsidRDefault="002D7BEE"/>
    <w:p w14:paraId="1EF10FE6" w14:textId="20FBB350" w:rsidR="002D7BEE" w:rsidRDefault="002D7BEE"/>
    <w:p w14:paraId="731AC5D9" w14:textId="64E8AA79" w:rsidR="002D7BEE" w:rsidRDefault="002D7BEE"/>
    <w:p w14:paraId="57CE8B6A" w14:textId="65D44EDD" w:rsidR="002D7BEE" w:rsidRDefault="00126E3E">
      <w:r>
        <w:rPr>
          <w:noProof/>
        </w:rPr>
        <w:lastRenderedPageBreak/>
        <w:drawing>
          <wp:anchor distT="0" distB="0" distL="114300" distR="114300" simplePos="0" relativeHeight="251692032" behindDoc="0" locked="0" layoutInCell="1" allowOverlap="1" wp14:anchorId="607C2BC5" wp14:editId="6E56F9B5">
            <wp:simplePos x="0" y="0"/>
            <wp:positionH relativeFrom="column">
              <wp:posOffset>2924387</wp:posOffset>
            </wp:positionH>
            <wp:positionV relativeFrom="paragraph">
              <wp:posOffset>5927</wp:posOffset>
            </wp:positionV>
            <wp:extent cx="3378200" cy="4564380"/>
            <wp:effectExtent l="0" t="0" r="0" b="7620"/>
            <wp:wrapThrough wrapText="bothSides">
              <wp:wrapPolygon edited="0">
                <wp:start x="0" y="0"/>
                <wp:lineTo x="0" y="21546"/>
                <wp:lineTo x="21438" y="21546"/>
                <wp:lineTo x="21438" y="0"/>
                <wp:lineTo x="0" y="0"/>
              </wp:wrapPolygon>
            </wp:wrapThrough>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378200" cy="4564380"/>
                    </a:xfrm>
                    <a:prstGeom prst="rect">
                      <a:avLst/>
                    </a:prstGeom>
                  </pic:spPr>
                </pic:pic>
              </a:graphicData>
            </a:graphic>
            <wp14:sizeRelH relativeFrom="margin">
              <wp14:pctWidth>0</wp14:pctWidth>
            </wp14:sizeRelH>
            <wp14:sizeRelV relativeFrom="margin">
              <wp14:pctHeight>0</wp14:pctHeight>
            </wp14:sizeRelV>
          </wp:anchor>
        </w:drawing>
      </w:r>
    </w:p>
    <w:p w14:paraId="5F83C5BB" w14:textId="2D5D0D4F" w:rsidR="002D7BEE" w:rsidRDefault="002D7BEE"/>
    <w:p w14:paraId="0DF1A332" w14:textId="65349758" w:rsidR="00500F48" w:rsidRDefault="002D7BEE">
      <w:r>
        <w:t>Página “¿Quiénes somos?”, es una página donde se da un poco más a conocer Manoli, dueña de la peluquería:</w:t>
      </w:r>
    </w:p>
    <w:p w14:paraId="67239ACE" w14:textId="00151307" w:rsidR="002D7BEE" w:rsidRDefault="002D7BEE"/>
    <w:p w14:paraId="78298000" w14:textId="77777777" w:rsidR="00500F48" w:rsidRDefault="00500F48"/>
    <w:p w14:paraId="57F7673E" w14:textId="44649068" w:rsidR="00500F48" w:rsidRDefault="00500F48"/>
    <w:p w14:paraId="6104BB46" w14:textId="693CED1A" w:rsidR="00126E3E" w:rsidRDefault="00126E3E"/>
    <w:p w14:paraId="6160F6A1" w14:textId="5FE265D0" w:rsidR="00126E3E" w:rsidRDefault="00126E3E"/>
    <w:p w14:paraId="0B68C8EA" w14:textId="6427D6CE" w:rsidR="00126E3E" w:rsidRDefault="00126E3E"/>
    <w:p w14:paraId="197EF9BE" w14:textId="7A5D9168" w:rsidR="00126E3E" w:rsidRDefault="00126E3E"/>
    <w:p w14:paraId="1FC475EF" w14:textId="2CB658E2" w:rsidR="00126E3E" w:rsidRDefault="00126E3E">
      <w:r>
        <w:rPr>
          <w:noProof/>
        </w:rPr>
        <w:drawing>
          <wp:anchor distT="0" distB="0" distL="114300" distR="114300" simplePos="0" relativeHeight="251693056" behindDoc="0" locked="0" layoutInCell="1" allowOverlap="1" wp14:anchorId="5B170B28" wp14:editId="1C7253EC">
            <wp:simplePos x="0" y="0"/>
            <wp:positionH relativeFrom="page">
              <wp:posOffset>143721</wp:posOffset>
            </wp:positionH>
            <wp:positionV relativeFrom="paragraph">
              <wp:posOffset>406188</wp:posOffset>
            </wp:positionV>
            <wp:extent cx="3843655" cy="5249545"/>
            <wp:effectExtent l="0" t="0" r="4445" b="8255"/>
            <wp:wrapSquare wrapText="bothSides"/>
            <wp:docPr id="20" name="Picture 2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polyg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43655" cy="5249545"/>
                    </a:xfrm>
                    <a:prstGeom prst="rect">
                      <a:avLst/>
                    </a:prstGeom>
                  </pic:spPr>
                </pic:pic>
              </a:graphicData>
            </a:graphic>
            <wp14:sizeRelH relativeFrom="margin">
              <wp14:pctWidth>0</wp14:pctWidth>
            </wp14:sizeRelH>
            <wp14:sizeRelV relativeFrom="margin">
              <wp14:pctHeight>0</wp14:pctHeight>
            </wp14:sizeRelV>
          </wp:anchor>
        </w:drawing>
      </w:r>
    </w:p>
    <w:p w14:paraId="511E34C5" w14:textId="6A7CA9F2" w:rsidR="00126E3E" w:rsidRDefault="00126E3E"/>
    <w:p w14:paraId="4B908C91" w14:textId="77777777" w:rsidR="00126E3E" w:rsidRDefault="00126E3E"/>
    <w:p w14:paraId="418BABAF" w14:textId="77777777" w:rsidR="00126E3E" w:rsidRDefault="00126E3E"/>
    <w:p w14:paraId="6A6F6241" w14:textId="55C5B95B" w:rsidR="00126E3E" w:rsidRDefault="00126E3E">
      <w:r>
        <w:t xml:space="preserve">Página “Servicios”, es una página de información sobre las especialidades de los servicios con los que se dispone MG </w:t>
      </w:r>
      <w:proofErr w:type="spellStart"/>
      <w:r>
        <w:t>Evolution</w:t>
      </w:r>
      <w:proofErr w:type="spellEnd"/>
    </w:p>
    <w:p w14:paraId="1D64AE3B" w14:textId="310D3626" w:rsidR="00126E3E" w:rsidRDefault="00126E3E"/>
    <w:p w14:paraId="4CABF5C0" w14:textId="77777777" w:rsidR="00500F48" w:rsidRDefault="00500F48"/>
    <w:p w14:paraId="191C8E64" w14:textId="290371B2" w:rsidR="00500F48" w:rsidRDefault="00500F48"/>
    <w:p w14:paraId="51A61CC7" w14:textId="0554BA06" w:rsidR="00500F48" w:rsidRDefault="00500F48"/>
    <w:p w14:paraId="73FB41F3" w14:textId="77777777" w:rsidR="00500F48" w:rsidRDefault="00500F48"/>
    <w:p w14:paraId="5C57765D" w14:textId="75285A0B" w:rsidR="00500F48" w:rsidRDefault="00500F48"/>
    <w:p w14:paraId="0F4ADF94" w14:textId="1F646288" w:rsidR="00500F48" w:rsidRDefault="00500F48"/>
    <w:p w14:paraId="4E43484E" w14:textId="036D86D9" w:rsidR="00500F48" w:rsidRDefault="00500F48"/>
    <w:p w14:paraId="1BDAE317" w14:textId="37469BEF" w:rsidR="00126E3E" w:rsidRDefault="00126E3E"/>
    <w:p w14:paraId="2AD8EA9B" w14:textId="5F5C933F" w:rsidR="00126E3E" w:rsidRDefault="00126E3E">
      <w:r>
        <w:rPr>
          <w:noProof/>
        </w:rPr>
        <w:lastRenderedPageBreak/>
        <w:drawing>
          <wp:anchor distT="0" distB="0" distL="114300" distR="114300" simplePos="0" relativeHeight="251694080" behindDoc="0" locked="0" layoutInCell="1" allowOverlap="1" wp14:anchorId="1D072478" wp14:editId="44BC0075">
            <wp:simplePos x="0" y="0"/>
            <wp:positionH relativeFrom="column">
              <wp:posOffset>-437091</wp:posOffset>
            </wp:positionH>
            <wp:positionV relativeFrom="paragraph">
              <wp:posOffset>211</wp:posOffset>
            </wp:positionV>
            <wp:extent cx="3014134" cy="4110663"/>
            <wp:effectExtent l="0" t="0" r="0" b="4445"/>
            <wp:wrapThrough wrapText="bothSides">
              <wp:wrapPolygon edited="0">
                <wp:start x="0" y="0"/>
                <wp:lineTo x="0" y="21523"/>
                <wp:lineTo x="21436" y="21523"/>
                <wp:lineTo x="21436" y="0"/>
                <wp:lineTo x="0" y="0"/>
              </wp:wrapPolygon>
            </wp:wrapThrough>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014134" cy="4110663"/>
                    </a:xfrm>
                    <a:prstGeom prst="rect">
                      <a:avLst/>
                    </a:prstGeom>
                  </pic:spPr>
                </pic:pic>
              </a:graphicData>
            </a:graphic>
          </wp:anchor>
        </w:drawing>
      </w:r>
      <w:r>
        <w:t>La página principal cuenta con dos ventanas modales que son “Contáctanos”, donde se encuentran los enlaces a las redes sociales y “Encuéntranos” donde aparece un mapa de Google con la localización exacta del lugar.</w:t>
      </w:r>
    </w:p>
    <w:p w14:paraId="29ACB9D3" w14:textId="33BC718A" w:rsidR="00126E3E" w:rsidRDefault="00126E3E"/>
    <w:p w14:paraId="70F63D2D" w14:textId="55C500BE" w:rsidR="00500F48" w:rsidRDefault="00500F48"/>
    <w:p w14:paraId="5F11BBB2" w14:textId="7D89C91A" w:rsidR="00500F48" w:rsidRDefault="00500F48"/>
    <w:p w14:paraId="29F4D5E5" w14:textId="7E004169" w:rsidR="00126E3E" w:rsidRDefault="00126E3E"/>
    <w:p w14:paraId="6ADA6256" w14:textId="56FB6D8F" w:rsidR="00126E3E" w:rsidRDefault="00126E3E"/>
    <w:p w14:paraId="06A6EB95" w14:textId="4CA8646E" w:rsidR="00126E3E" w:rsidRDefault="00126E3E"/>
    <w:p w14:paraId="7321BDBA" w14:textId="70788CBE" w:rsidR="00126E3E" w:rsidRDefault="00126E3E"/>
    <w:p w14:paraId="5BBC3EBF" w14:textId="5FC00A9D" w:rsidR="00126E3E" w:rsidRDefault="00126E3E"/>
    <w:p w14:paraId="65641215" w14:textId="4B16A2CB" w:rsidR="00126E3E" w:rsidRDefault="00126E3E"/>
    <w:p w14:paraId="3E70268E" w14:textId="6F83E322" w:rsidR="00126E3E" w:rsidRDefault="00126E3E"/>
    <w:p w14:paraId="31AD8F7B" w14:textId="6A662C89" w:rsidR="00126E3E" w:rsidRDefault="00126E3E"/>
    <w:p w14:paraId="6CC76F37" w14:textId="3A027CF4" w:rsidR="00126E3E" w:rsidRDefault="00126E3E"/>
    <w:p w14:paraId="0C806CBE" w14:textId="0F6EE796" w:rsidR="00126E3E" w:rsidRDefault="00D82947">
      <w:r>
        <w:t>Cuando se pincha en “</w:t>
      </w:r>
      <w:proofErr w:type="spellStart"/>
      <w:r>
        <w:t>Admin</w:t>
      </w:r>
      <w:proofErr w:type="spellEnd"/>
      <w:r>
        <w:t xml:space="preserve">” se accede a la página de </w:t>
      </w:r>
      <w:proofErr w:type="spellStart"/>
      <w:r>
        <w:t>login</w:t>
      </w:r>
      <w:proofErr w:type="spellEnd"/>
      <w:r>
        <w:t xml:space="preserve"> donde el Administrador puede introducir su nombre y su contraseña.</w:t>
      </w:r>
    </w:p>
    <w:p w14:paraId="2CB716B9" w14:textId="0429D1EF" w:rsidR="00D82947" w:rsidRDefault="00D82947">
      <w:r>
        <w:rPr>
          <w:noProof/>
        </w:rPr>
        <w:drawing>
          <wp:inline distT="0" distB="0" distL="0" distR="0" wp14:anchorId="12B9125D" wp14:editId="4019A3AD">
            <wp:extent cx="5571067" cy="3798014"/>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5340" cy="3807744"/>
                    </a:xfrm>
                    <a:prstGeom prst="rect">
                      <a:avLst/>
                    </a:prstGeom>
                  </pic:spPr>
                </pic:pic>
              </a:graphicData>
            </a:graphic>
          </wp:inline>
        </w:drawing>
      </w:r>
    </w:p>
    <w:p w14:paraId="0030870C" w14:textId="74B5D806" w:rsidR="00D82947" w:rsidRDefault="00D82947">
      <w:r>
        <w:rPr>
          <w:noProof/>
        </w:rPr>
        <w:lastRenderedPageBreak/>
        <w:drawing>
          <wp:anchor distT="0" distB="0" distL="114300" distR="114300" simplePos="0" relativeHeight="251696128" behindDoc="0" locked="0" layoutInCell="1" allowOverlap="1" wp14:anchorId="2F0CCE4A" wp14:editId="45991828">
            <wp:simplePos x="0" y="0"/>
            <wp:positionH relativeFrom="page">
              <wp:posOffset>3013710</wp:posOffset>
            </wp:positionH>
            <wp:positionV relativeFrom="paragraph">
              <wp:posOffset>8467</wp:posOffset>
            </wp:positionV>
            <wp:extent cx="4419600" cy="3331845"/>
            <wp:effectExtent l="0" t="0" r="0" b="1905"/>
            <wp:wrapThrough wrapText="bothSides">
              <wp:wrapPolygon edited="0">
                <wp:start x="0" y="0"/>
                <wp:lineTo x="0" y="21489"/>
                <wp:lineTo x="21507" y="21489"/>
                <wp:lineTo x="21507" y="0"/>
                <wp:lineTo x="0" y="0"/>
              </wp:wrapPolygon>
            </wp:wrapThrough>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19600" cy="3331845"/>
                    </a:xfrm>
                    <a:prstGeom prst="rect">
                      <a:avLst/>
                    </a:prstGeom>
                  </pic:spPr>
                </pic:pic>
              </a:graphicData>
            </a:graphic>
          </wp:anchor>
        </w:drawing>
      </w:r>
      <w:r>
        <w:t>El administrador va a contar con varias opciones dentro del sitio web…</w:t>
      </w:r>
    </w:p>
    <w:p w14:paraId="0EC10749" w14:textId="1E758FCD" w:rsidR="00D82947" w:rsidRDefault="00D82947">
      <w:r>
        <w:t xml:space="preserve">Esta página también es </w:t>
      </w:r>
      <w:proofErr w:type="spellStart"/>
      <w:r>
        <w:t>responsive</w:t>
      </w:r>
      <w:proofErr w:type="spellEnd"/>
      <w:r>
        <w:t xml:space="preserve"> y los botones en la versión móvil pasan a colocarse unos encima de otros: </w:t>
      </w:r>
    </w:p>
    <w:p w14:paraId="6444C24E" w14:textId="1118C647" w:rsidR="00D82947" w:rsidRDefault="00D82947">
      <w:r>
        <w:rPr>
          <w:noProof/>
        </w:rPr>
        <w:drawing>
          <wp:anchor distT="0" distB="0" distL="114300" distR="114300" simplePos="0" relativeHeight="251695104" behindDoc="1" locked="0" layoutInCell="1" allowOverlap="1" wp14:anchorId="451A98C7" wp14:editId="5956E2A9">
            <wp:simplePos x="0" y="0"/>
            <wp:positionH relativeFrom="column">
              <wp:posOffset>-580602</wp:posOffset>
            </wp:positionH>
            <wp:positionV relativeFrom="paragraph">
              <wp:posOffset>302895</wp:posOffset>
            </wp:positionV>
            <wp:extent cx="2491956" cy="4938188"/>
            <wp:effectExtent l="0" t="0" r="3810" b="0"/>
            <wp:wrapThrough wrapText="bothSides">
              <wp:wrapPolygon edited="0">
                <wp:start x="0" y="0"/>
                <wp:lineTo x="0" y="21500"/>
                <wp:lineTo x="21468" y="21500"/>
                <wp:lineTo x="21468" y="0"/>
                <wp:lineTo x="0" y="0"/>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91956" cy="4938188"/>
                    </a:xfrm>
                    <a:prstGeom prst="rect">
                      <a:avLst/>
                    </a:prstGeom>
                  </pic:spPr>
                </pic:pic>
              </a:graphicData>
            </a:graphic>
          </wp:anchor>
        </w:drawing>
      </w:r>
    </w:p>
    <w:p w14:paraId="124CE438" w14:textId="6FACD6CC" w:rsidR="00D82947" w:rsidRDefault="00D82947"/>
    <w:p w14:paraId="54B9557B" w14:textId="7D5E7AC2" w:rsidR="00D82947" w:rsidRDefault="00D82947"/>
    <w:p w14:paraId="2C985CF6" w14:textId="77777777" w:rsidR="00D82947" w:rsidRDefault="00D82947"/>
    <w:p w14:paraId="58CF4FF3" w14:textId="69C5704F" w:rsidR="00500F48" w:rsidRDefault="00D82947">
      <w:r>
        <w:t>Cada uno de los botones contiene una tabla con la información de sus respectivas tablas además de muchas más funciones.</w:t>
      </w:r>
    </w:p>
    <w:p w14:paraId="053B2AAB" w14:textId="0EE69FCC" w:rsidR="00500F48" w:rsidRDefault="00500F48"/>
    <w:p w14:paraId="4933B09B" w14:textId="09B8A2B3" w:rsidR="00500F48" w:rsidRDefault="00D82947">
      <w:r>
        <w:rPr>
          <w:noProof/>
        </w:rPr>
        <w:drawing>
          <wp:anchor distT="0" distB="0" distL="114300" distR="114300" simplePos="0" relativeHeight="251697152" behindDoc="0" locked="0" layoutInCell="1" allowOverlap="1" wp14:anchorId="5D0C4851" wp14:editId="69D9B460">
            <wp:simplePos x="0" y="0"/>
            <wp:positionH relativeFrom="column">
              <wp:posOffset>1948180</wp:posOffset>
            </wp:positionH>
            <wp:positionV relativeFrom="paragraph">
              <wp:posOffset>325331</wp:posOffset>
            </wp:positionV>
            <wp:extent cx="4404360" cy="3284220"/>
            <wp:effectExtent l="0" t="0" r="0" b="0"/>
            <wp:wrapThrough wrapText="bothSides">
              <wp:wrapPolygon edited="0">
                <wp:start x="0" y="0"/>
                <wp:lineTo x="0" y="21425"/>
                <wp:lineTo x="21488" y="21425"/>
                <wp:lineTo x="21488" y="0"/>
                <wp:lineTo x="0" y="0"/>
              </wp:wrapPolygon>
            </wp:wrapThrough>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04360" cy="3284220"/>
                    </a:xfrm>
                    <a:prstGeom prst="rect">
                      <a:avLst/>
                    </a:prstGeom>
                  </pic:spPr>
                </pic:pic>
              </a:graphicData>
            </a:graphic>
          </wp:anchor>
        </w:drawing>
      </w:r>
    </w:p>
    <w:p w14:paraId="449C9820" w14:textId="29100AE7" w:rsidR="00500F48" w:rsidRDefault="00500F48"/>
    <w:p w14:paraId="6F766F53" w14:textId="0B466A9F" w:rsidR="00500F48" w:rsidRDefault="00500F48"/>
    <w:p w14:paraId="27751514" w14:textId="77777777" w:rsidR="00D82947" w:rsidRDefault="00D82947"/>
    <w:p w14:paraId="04721755" w14:textId="152CA4BB" w:rsidR="00D82947" w:rsidRDefault="00D82947"/>
    <w:p w14:paraId="6CB85B6B" w14:textId="77980EA1" w:rsidR="00D82947" w:rsidRDefault="00D82947"/>
    <w:p w14:paraId="1F7632F2" w14:textId="148D3C84" w:rsidR="00D82947" w:rsidRDefault="00D82947"/>
    <w:p w14:paraId="09575C30" w14:textId="4B8F3E61" w:rsidR="00D82947" w:rsidRDefault="00D82947"/>
    <w:p w14:paraId="5E5A6BF4" w14:textId="5158F1B1" w:rsidR="00D82947" w:rsidRDefault="00D82947">
      <w:r>
        <w:rPr>
          <w:noProof/>
        </w:rPr>
        <w:lastRenderedPageBreak/>
        <mc:AlternateContent>
          <mc:Choice Requires="wps">
            <w:drawing>
              <wp:anchor distT="0" distB="0" distL="114300" distR="114300" simplePos="0" relativeHeight="251686912" behindDoc="0" locked="0" layoutInCell="1" allowOverlap="1" wp14:anchorId="4A40AD7C" wp14:editId="5C3D0710">
                <wp:simplePos x="0" y="0"/>
                <wp:positionH relativeFrom="margin">
                  <wp:align>center</wp:align>
                </wp:positionH>
                <wp:positionV relativeFrom="paragraph">
                  <wp:posOffset>4233</wp:posOffset>
                </wp:positionV>
                <wp:extent cx="10745470" cy="758634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0745470" cy="7586345"/>
                        </a:xfrm>
                        <a:prstGeom prst="rect">
                          <a:avLst/>
                        </a:prstGeom>
                        <a:noFill/>
                        <a:ln>
                          <a:noFill/>
                        </a:ln>
                      </wps:spPr>
                      <wps:txbx>
                        <w:txbxContent>
                          <w:p w14:paraId="72BA7237" w14:textId="248F3F4F" w:rsidR="00FE13E1" w:rsidRPr="00500F48" w:rsidRDefault="00FE13E1" w:rsidP="00FE13E1">
                            <w:pPr>
                              <w:jc w:val="center"/>
                              <w:rPr>
                                <w:b/>
                                <w:noProof/>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b/>
                                <w:noProof/>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Empresa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40AD7C" id="Cuadro de texto 15" o:spid="_x0000_s1032" type="#_x0000_t202" style="position:absolute;margin-left:0;margin-top:.35pt;width:846.1pt;height:597.35pt;z-index:251686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" filled="f" stroked="f">
                <v:textbox style="mso-fit-shape-to-text:t">
                  <w:txbxContent>
                    <w:p w14:paraId="72BA7237" w14:textId="248F3F4F" w:rsidR="00FE13E1" w:rsidRPr="00500F48" w:rsidRDefault="00FE13E1" w:rsidP="00FE13E1">
                      <w:pPr>
                        <w:jc w:val="center"/>
                        <w:rPr>
                          <w:b/>
                          <w:noProof/>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b/>
                          <w:noProof/>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Empresa</w:t>
                      </w:r>
                    </w:p>
                  </w:txbxContent>
                </v:textbox>
                <w10:wrap anchorx="margin"/>
              </v:shape>
            </w:pict>
          </mc:Fallback>
        </mc:AlternateContent>
      </w:r>
      <w:r>
        <w:rPr>
          <w:noProof/>
        </w:rPr>
        <w:drawing>
          <wp:anchor distT="0" distB="0" distL="114300" distR="114300" simplePos="0" relativeHeight="251684864" behindDoc="1" locked="0" layoutInCell="1" allowOverlap="1" wp14:anchorId="6A4260BF" wp14:editId="76D0FA21">
            <wp:simplePos x="0" y="0"/>
            <wp:positionH relativeFrom="margin">
              <wp:posOffset>-2762674</wp:posOffset>
            </wp:positionH>
            <wp:positionV relativeFrom="paragraph">
              <wp:posOffset>436457</wp:posOffset>
            </wp:positionV>
            <wp:extent cx="11250533" cy="8005675"/>
            <wp:effectExtent l="3175"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34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11250533" cy="800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1AA74" w14:textId="36D950B4" w:rsidR="00D82947" w:rsidRDefault="00D82947"/>
    <w:p w14:paraId="7794ED40" w14:textId="67265AD4" w:rsidR="00D82947" w:rsidRDefault="00D82947"/>
    <w:p w14:paraId="7509164E" w14:textId="7F9FDD5D" w:rsidR="00D82947" w:rsidRDefault="00D82947"/>
    <w:p w14:paraId="1CDC8106" w14:textId="3D5B87A9" w:rsidR="00D82947" w:rsidRDefault="00D82947"/>
    <w:p w14:paraId="7F6F65CC" w14:textId="35DA0942" w:rsidR="00500F48" w:rsidRDefault="00500F48"/>
    <w:p w14:paraId="1A5DB1D7" w14:textId="31DFEFF7" w:rsidR="00500F48" w:rsidRDefault="00500F48"/>
    <w:p w14:paraId="179E4F3F" w14:textId="32C41CE0" w:rsidR="00500F48" w:rsidRDefault="00500F48"/>
    <w:p w14:paraId="19EE8782" w14:textId="77777777" w:rsidR="00500F48" w:rsidRDefault="00500F48"/>
    <w:p w14:paraId="6EFDD943" w14:textId="4739EC52" w:rsidR="00500F48" w:rsidRDefault="00500F48"/>
    <w:p w14:paraId="5227B8C3" w14:textId="5F1F003E" w:rsidR="00500F48" w:rsidRDefault="00500F48"/>
    <w:p w14:paraId="547C02DF" w14:textId="4B34FFE1" w:rsidR="00500F48" w:rsidRDefault="00500F48"/>
    <w:p w14:paraId="3DB47749" w14:textId="46883B19" w:rsidR="00500F48" w:rsidRDefault="00500F48"/>
    <w:p w14:paraId="710E1A30" w14:textId="30E8FC28" w:rsidR="00500F48" w:rsidRDefault="00500F48"/>
    <w:p w14:paraId="0248104D" w14:textId="3996A683" w:rsidR="00500F48" w:rsidRDefault="00500F48"/>
    <w:p w14:paraId="784AFE60" w14:textId="77777777" w:rsidR="00500F48" w:rsidRDefault="00500F48"/>
    <w:p w14:paraId="5402D9B5" w14:textId="12968D43" w:rsidR="00500F48" w:rsidRDefault="00500F48"/>
    <w:p w14:paraId="254EA9BC" w14:textId="19E15CEA" w:rsidR="0084776B" w:rsidRDefault="0084776B"/>
    <w:p w14:paraId="75B64E4D" w14:textId="25A4F1E0" w:rsidR="00500F48" w:rsidRDefault="00500F48"/>
    <w:p w14:paraId="102C5675" w14:textId="6AA29C75" w:rsidR="00500F48" w:rsidRDefault="00500F48"/>
    <w:p w14:paraId="0DD81A58" w14:textId="367768DA" w:rsidR="00500F48" w:rsidRDefault="00500F48"/>
    <w:p w14:paraId="1DFE4698" w14:textId="3EE6EF10" w:rsidR="00500F48" w:rsidRDefault="00500F48"/>
    <w:p w14:paraId="3C6E1B58" w14:textId="671BD356" w:rsidR="00500F48" w:rsidRDefault="00500F48"/>
    <w:p w14:paraId="31877850" w14:textId="351F6862" w:rsidR="00500F48" w:rsidRDefault="00500F48"/>
    <w:p w14:paraId="10F450D8" w14:textId="07CE2EC3" w:rsidR="00500F48" w:rsidRDefault="00500F48"/>
    <w:p w14:paraId="0BE49C7A" w14:textId="5C53992F" w:rsidR="00500F48" w:rsidRDefault="00500F48"/>
    <w:p w14:paraId="0E288801" w14:textId="43F63F5E" w:rsidR="00500F48" w:rsidRDefault="00500F48"/>
    <w:p w14:paraId="58E9CB0B" w14:textId="1C1F534B" w:rsidR="00500F48" w:rsidRDefault="00500F48"/>
    <w:p w14:paraId="78CB261B" w14:textId="2481CD0D" w:rsidR="00500F48" w:rsidRDefault="00500F48"/>
    <w:p w14:paraId="6534B8C2" w14:textId="32A0CC1C" w:rsidR="00500F48" w:rsidRDefault="00500F48"/>
    <w:p w14:paraId="79E37928" w14:textId="6AD2C8D3" w:rsidR="00FE13E1" w:rsidRPr="006462DE" w:rsidRDefault="00FE13E1" w:rsidP="00FE13E1">
      <w:pPr>
        <w:rPr>
          <w:rFonts w:ascii="Arial" w:hAnsi="Arial" w:cs="Arial"/>
          <w:sz w:val="24"/>
          <w:szCs w:val="24"/>
        </w:rPr>
      </w:pPr>
      <w:r w:rsidRPr="006462DE">
        <w:rPr>
          <w:rFonts w:ascii="Arial" w:hAnsi="Arial" w:cs="Arial"/>
          <w:sz w:val="24"/>
          <w:szCs w:val="24"/>
        </w:rPr>
        <w:lastRenderedPageBreak/>
        <w:t xml:space="preserve">MG </w:t>
      </w:r>
      <w:proofErr w:type="spellStart"/>
      <w:r w:rsidRPr="006462DE">
        <w:rPr>
          <w:rFonts w:ascii="Arial" w:hAnsi="Arial" w:cs="Arial"/>
          <w:sz w:val="24"/>
          <w:szCs w:val="24"/>
        </w:rPr>
        <w:t>Evolution</w:t>
      </w:r>
      <w:proofErr w:type="spellEnd"/>
      <w:r w:rsidRPr="006462DE">
        <w:rPr>
          <w:rFonts w:ascii="Arial" w:hAnsi="Arial" w:cs="Arial"/>
          <w:sz w:val="24"/>
          <w:szCs w:val="24"/>
        </w:rPr>
        <w:t xml:space="preserve"> es una peluquería física</w:t>
      </w:r>
      <w:r w:rsidR="007B362C" w:rsidRPr="006462DE">
        <w:rPr>
          <w:rFonts w:ascii="Arial" w:hAnsi="Arial" w:cs="Arial"/>
          <w:sz w:val="24"/>
          <w:szCs w:val="24"/>
        </w:rPr>
        <w:t xml:space="preserve">, la dueña y autónoma se llama Manoli. Ella es la única persona trabajando en el negocio. </w:t>
      </w:r>
      <w:r w:rsidRPr="006462DE">
        <w:rPr>
          <w:rFonts w:ascii="Arial" w:hAnsi="Arial" w:cs="Arial"/>
          <w:sz w:val="24"/>
          <w:szCs w:val="24"/>
        </w:rPr>
        <w:t xml:space="preserve">La idea principal era otorgar a </w:t>
      </w:r>
      <w:r w:rsidR="007B362C" w:rsidRPr="006462DE">
        <w:rPr>
          <w:rFonts w:ascii="Arial" w:hAnsi="Arial" w:cs="Arial"/>
          <w:sz w:val="24"/>
          <w:szCs w:val="24"/>
        </w:rPr>
        <w:t>Manoli</w:t>
      </w:r>
      <w:r w:rsidRPr="006462DE">
        <w:rPr>
          <w:rFonts w:ascii="Arial" w:hAnsi="Arial" w:cs="Arial"/>
          <w:sz w:val="24"/>
          <w:szCs w:val="24"/>
        </w:rPr>
        <w:t xml:space="preserve"> de un sistema de organización sencillo y moderno.</w:t>
      </w:r>
    </w:p>
    <w:p w14:paraId="38AD92CF" w14:textId="13A118F8" w:rsidR="00FE13E1" w:rsidRPr="006462DE" w:rsidRDefault="00FE13E1" w:rsidP="00FE13E1">
      <w:pPr>
        <w:rPr>
          <w:rFonts w:ascii="Arial" w:hAnsi="Arial" w:cs="Arial"/>
          <w:sz w:val="24"/>
          <w:szCs w:val="24"/>
        </w:rPr>
      </w:pPr>
      <w:r w:rsidRPr="006462DE">
        <w:rPr>
          <w:rFonts w:ascii="Arial" w:hAnsi="Arial" w:cs="Arial"/>
          <w:sz w:val="24"/>
          <w:szCs w:val="24"/>
        </w:rPr>
        <w:t xml:space="preserve">El promotor de este proyecto es la propia dueña de la peluquería </w:t>
      </w:r>
      <w:r w:rsidR="007B362C" w:rsidRPr="006462DE">
        <w:rPr>
          <w:rFonts w:ascii="Arial" w:hAnsi="Arial" w:cs="Arial"/>
          <w:sz w:val="24"/>
          <w:szCs w:val="24"/>
        </w:rPr>
        <w:t xml:space="preserve">quien nos </w:t>
      </w:r>
      <w:r w:rsidRPr="006462DE">
        <w:rPr>
          <w:rFonts w:ascii="Arial" w:hAnsi="Arial" w:cs="Arial"/>
          <w:sz w:val="24"/>
          <w:szCs w:val="24"/>
        </w:rPr>
        <w:t>solicitaba una forma digital de poder guardar toda la información y los datos necesarios.</w:t>
      </w:r>
    </w:p>
    <w:p w14:paraId="255B5B87" w14:textId="76E4187E" w:rsidR="007B362C" w:rsidRPr="006462DE" w:rsidRDefault="007B362C" w:rsidP="007B362C">
      <w:pPr>
        <w:rPr>
          <w:rFonts w:ascii="Arial" w:hAnsi="Arial" w:cs="Arial"/>
          <w:sz w:val="24"/>
          <w:szCs w:val="24"/>
        </w:rPr>
      </w:pPr>
      <w:r w:rsidRPr="006462DE">
        <w:rPr>
          <w:rFonts w:ascii="Arial" w:hAnsi="Arial" w:cs="Arial"/>
          <w:sz w:val="24"/>
          <w:szCs w:val="24"/>
        </w:rPr>
        <w:t xml:space="preserve">Mi estrategia era crear un sistema de administración y organización con una aplicación web. Esta, va a tener una página principal, desde la cual, cualquier persona al buscar en Google “MG EVOLUTION”, encontraría. En este sitio web las clientas pueden ver fotos, las marcas con las que se trabaja, acceder a Google </w:t>
      </w:r>
      <w:proofErr w:type="spellStart"/>
      <w:r w:rsidRPr="006462DE">
        <w:rPr>
          <w:rFonts w:ascii="Arial" w:hAnsi="Arial" w:cs="Arial"/>
          <w:sz w:val="24"/>
          <w:szCs w:val="24"/>
        </w:rPr>
        <w:t>maps</w:t>
      </w:r>
      <w:proofErr w:type="spellEnd"/>
      <w:r w:rsidRPr="006462DE">
        <w:rPr>
          <w:rFonts w:ascii="Arial" w:hAnsi="Arial" w:cs="Arial"/>
          <w:sz w:val="24"/>
          <w:szCs w:val="24"/>
        </w:rPr>
        <w:t xml:space="preserve">, ver reseñas de otras clientas </w:t>
      </w:r>
      <w:proofErr w:type="gramStart"/>
      <w:r w:rsidRPr="006462DE">
        <w:rPr>
          <w:rFonts w:ascii="Arial" w:hAnsi="Arial" w:cs="Arial"/>
          <w:sz w:val="24"/>
          <w:szCs w:val="24"/>
        </w:rPr>
        <w:t>etc..</w:t>
      </w:r>
      <w:proofErr w:type="gramEnd"/>
      <w:r w:rsidRPr="006462DE">
        <w:rPr>
          <w:rFonts w:ascii="Arial" w:hAnsi="Arial" w:cs="Arial"/>
          <w:sz w:val="24"/>
          <w:szCs w:val="24"/>
        </w:rPr>
        <w:t xml:space="preserve"> La página principal es un escaparate online para la clienta o el cliente. Ninguna peluquería de Guillena (lugar donde esta se encuentra) cuenta con nada parecido, esa es la ventaja con la que contamos.</w:t>
      </w:r>
    </w:p>
    <w:p w14:paraId="3CD32010" w14:textId="11ED65A8" w:rsidR="007B362C" w:rsidRPr="006462DE" w:rsidRDefault="007B362C" w:rsidP="007B362C">
      <w:pPr>
        <w:rPr>
          <w:rFonts w:ascii="Arial" w:hAnsi="Arial" w:cs="Arial"/>
          <w:sz w:val="24"/>
          <w:szCs w:val="24"/>
        </w:rPr>
      </w:pPr>
      <w:r w:rsidRPr="006462DE">
        <w:rPr>
          <w:rFonts w:ascii="Arial" w:hAnsi="Arial" w:cs="Arial"/>
          <w:sz w:val="24"/>
          <w:szCs w:val="24"/>
        </w:rPr>
        <w:t xml:space="preserve">Si hablamos sobre DAFO debemos de decir que MG </w:t>
      </w:r>
      <w:proofErr w:type="spellStart"/>
      <w:r w:rsidRPr="006462DE">
        <w:rPr>
          <w:rFonts w:ascii="Arial" w:hAnsi="Arial" w:cs="Arial"/>
          <w:sz w:val="24"/>
          <w:szCs w:val="24"/>
        </w:rPr>
        <w:t>Evolution</w:t>
      </w:r>
      <w:proofErr w:type="spellEnd"/>
      <w:r w:rsidRPr="006462DE">
        <w:rPr>
          <w:rFonts w:ascii="Arial" w:hAnsi="Arial" w:cs="Arial"/>
          <w:sz w:val="24"/>
          <w:szCs w:val="24"/>
        </w:rPr>
        <w:t xml:space="preserve"> cuenta con una parte negativa interna que es el hecho de ser un establecimiento pequeño. </w:t>
      </w:r>
    </w:p>
    <w:p w14:paraId="0A81CD5F" w14:textId="21550897" w:rsidR="007B362C" w:rsidRPr="006462DE" w:rsidRDefault="007B362C" w:rsidP="007B362C">
      <w:pPr>
        <w:rPr>
          <w:rFonts w:ascii="Arial" w:hAnsi="Arial" w:cs="Arial"/>
          <w:sz w:val="24"/>
          <w:szCs w:val="24"/>
        </w:rPr>
      </w:pPr>
      <w:r w:rsidRPr="006462DE">
        <w:rPr>
          <w:rFonts w:ascii="Arial" w:hAnsi="Arial" w:cs="Arial"/>
          <w:sz w:val="24"/>
          <w:szCs w:val="24"/>
        </w:rPr>
        <w:t>También cuenta con amenazas como el no ser la única peluquería en la localidad y que existan muchas más, además</w:t>
      </w:r>
      <w:r w:rsidR="006462DE" w:rsidRPr="006462DE">
        <w:rPr>
          <w:rFonts w:ascii="Arial" w:hAnsi="Arial" w:cs="Arial"/>
          <w:sz w:val="24"/>
          <w:szCs w:val="24"/>
        </w:rPr>
        <w:t>,</w:t>
      </w:r>
      <w:r w:rsidRPr="006462DE">
        <w:rPr>
          <w:rFonts w:ascii="Arial" w:hAnsi="Arial" w:cs="Arial"/>
          <w:sz w:val="24"/>
          <w:szCs w:val="24"/>
        </w:rPr>
        <w:t xml:space="preserve"> las </w:t>
      </w:r>
      <w:r w:rsidR="006462DE" w:rsidRPr="006462DE">
        <w:rPr>
          <w:rFonts w:ascii="Arial" w:hAnsi="Arial" w:cs="Arial"/>
          <w:sz w:val="24"/>
          <w:szCs w:val="24"/>
        </w:rPr>
        <w:t>otras</w:t>
      </w:r>
      <w:r w:rsidRPr="006462DE">
        <w:rPr>
          <w:rFonts w:ascii="Arial" w:hAnsi="Arial" w:cs="Arial"/>
          <w:sz w:val="24"/>
          <w:szCs w:val="24"/>
        </w:rPr>
        <w:t xml:space="preserve"> peluquerías cuentan con locales más grandes. </w:t>
      </w:r>
    </w:p>
    <w:p w14:paraId="30B07AE6" w14:textId="6BF7B980" w:rsidR="007B362C" w:rsidRPr="006462DE" w:rsidRDefault="007B362C" w:rsidP="007B362C">
      <w:pPr>
        <w:rPr>
          <w:rFonts w:ascii="Arial" w:hAnsi="Arial" w:cs="Arial"/>
          <w:sz w:val="24"/>
          <w:szCs w:val="24"/>
        </w:rPr>
      </w:pPr>
      <w:r w:rsidRPr="006462DE">
        <w:rPr>
          <w:rFonts w:ascii="Arial" w:hAnsi="Arial" w:cs="Arial"/>
          <w:sz w:val="24"/>
          <w:szCs w:val="24"/>
        </w:rPr>
        <w:t xml:space="preserve">No todo es malo, MG </w:t>
      </w:r>
      <w:proofErr w:type="spellStart"/>
      <w:r w:rsidRPr="006462DE">
        <w:rPr>
          <w:rFonts w:ascii="Arial" w:hAnsi="Arial" w:cs="Arial"/>
          <w:sz w:val="24"/>
          <w:szCs w:val="24"/>
        </w:rPr>
        <w:t>Evolution</w:t>
      </w:r>
      <w:proofErr w:type="spellEnd"/>
      <w:r w:rsidRPr="006462DE">
        <w:rPr>
          <w:rFonts w:ascii="Arial" w:hAnsi="Arial" w:cs="Arial"/>
          <w:sz w:val="24"/>
          <w:szCs w:val="24"/>
        </w:rPr>
        <w:t xml:space="preserve"> es una de las primeras peluquerías que cuentan con un sistema de organización informática. La oportunidad con la que esta peluquería cuenta es en tener un escaparate digital en internet donde cualquier persona puede verlo.</w:t>
      </w:r>
    </w:p>
    <w:p w14:paraId="4B6B733D" w14:textId="69414DFF" w:rsidR="006462DE" w:rsidRPr="006462DE" w:rsidRDefault="006462DE" w:rsidP="006462DE">
      <w:pPr>
        <w:rPr>
          <w:rFonts w:ascii="Arial" w:hAnsi="Arial" w:cs="Arial"/>
          <w:sz w:val="24"/>
          <w:szCs w:val="24"/>
        </w:rPr>
      </w:pPr>
      <w:r w:rsidRPr="006462DE">
        <w:rPr>
          <w:rFonts w:ascii="Arial" w:hAnsi="Arial" w:cs="Arial"/>
          <w:sz w:val="24"/>
          <w:szCs w:val="24"/>
        </w:rPr>
        <w:t>La forma jurídica adoptada por Manoli es la de empresario individual (Autónomo)</w:t>
      </w:r>
    </w:p>
    <w:p w14:paraId="42CED4AE" w14:textId="6ABEC963" w:rsidR="006462DE" w:rsidRDefault="006462DE" w:rsidP="006462DE">
      <w:pPr>
        <w:rPr>
          <w:rFonts w:ascii="Arial" w:hAnsi="Arial" w:cs="Arial"/>
          <w:sz w:val="24"/>
          <w:szCs w:val="24"/>
        </w:rPr>
      </w:pPr>
      <w:r w:rsidRPr="006462DE">
        <w:rPr>
          <w:rFonts w:ascii="Arial" w:hAnsi="Arial" w:cs="Arial"/>
          <w:sz w:val="24"/>
          <w:szCs w:val="24"/>
        </w:rPr>
        <w:t>La peluquería para la que voy a trabajar en el sitio web pertenece a un grupo objetivo bastante grande, ya que, nuestra client</w:t>
      </w:r>
      <w:r w:rsidR="00C33D3C">
        <w:rPr>
          <w:rFonts w:ascii="Arial" w:hAnsi="Arial" w:cs="Arial"/>
          <w:sz w:val="24"/>
          <w:szCs w:val="24"/>
        </w:rPr>
        <w:t>a</w:t>
      </w:r>
      <w:r w:rsidRPr="006462DE">
        <w:rPr>
          <w:rFonts w:ascii="Arial" w:hAnsi="Arial" w:cs="Arial"/>
          <w:sz w:val="24"/>
          <w:szCs w:val="24"/>
        </w:rPr>
        <w:t xml:space="preserve"> atiende a todo tipo de usuarios, tanto si hablamos de género como de edad.</w:t>
      </w:r>
    </w:p>
    <w:p w14:paraId="095A3098" w14:textId="3827B64B" w:rsidR="006462DE" w:rsidRDefault="006462DE" w:rsidP="006462DE">
      <w:pPr>
        <w:rPr>
          <w:rFonts w:ascii="Arial" w:hAnsi="Arial" w:cs="Arial"/>
          <w:sz w:val="24"/>
          <w:szCs w:val="24"/>
        </w:rPr>
      </w:pPr>
      <w:r w:rsidRPr="006218D8">
        <w:rPr>
          <w:rFonts w:ascii="Arial" w:hAnsi="Arial" w:cs="Arial"/>
          <w:sz w:val="24"/>
          <w:szCs w:val="24"/>
        </w:rPr>
        <w:t>Nuestra client</w:t>
      </w:r>
      <w:r>
        <w:rPr>
          <w:rFonts w:ascii="Arial" w:hAnsi="Arial" w:cs="Arial"/>
          <w:sz w:val="24"/>
          <w:szCs w:val="24"/>
        </w:rPr>
        <w:t>a</w:t>
      </w:r>
      <w:r w:rsidRPr="006218D8">
        <w:rPr>
          <w:rFonts w:ascii="Arial" w:hAnsi="Arial" w:cs="Arial"/>
          <w:sz w:val="24"/>
          <w:szCs w:val="24"/>
        </w:rPr>
        <w:t xml:space="preserve"> cuenta con un gran poder de negociación en</w:t>
      </w:r>
      <w:r>
        <w:rPr>
          <w:rFonts w:ascii="Arial" w:hAnsi="Arial" w:cs="Arial"/>
          <w:sz w:val="24"/>
          <w:szCs w:val="24"/>
        </w:rPr>
        <w:t>tre</w:t>
      </w:r>
      <w:r w:rsidRPr="006218D8">
        <w:rPr>
          <w:rFonts w:ascii="Arial" w:hAnsi="Arial" w:cs="Arial"/>
          <w:sz w:val="24"/>
          <w:szCs w:val="24"/>
        </w:rPr>
        <w:t xml:space="preserve"> los clientes, así como en los proveedores. Teniendo en cuenta la cantidad de competidores que existe en este mercado, MG </w:t>
      </w:r>
      <w:proofErr w:type="spellStart"/>
      <w:r w:rsidRPr="006218D8">
        <w:rPr>
          <w:rFonts w:ascii="Arial" w:hAnsi="Arial" w:cs="Arial"/>
          <w:sz w:val="24"/>
          <w:szCs w:val="24"/>
        </w:rPr>
        <w:t>Evolution</w:t>
      </w:r>
      <w:proofErr w:type="spellEnd"/>
      <w:r w:rsidRPr="006218D8">
        <w:rPr>
          <w:rFonts w:ascii="Arial" w:hAnsi="Arial" w:cs="Arial"/>
          <w:sz w:val="24"/>
          <w:szCs w:val="24"/>
        </w:rPr>
        <w:t xml:space="preserve"> es una de las peluquerías más actualizadas y mejor valoradas según las críticas de Google</w:t>
      </w:r>
      <w:r w:rsidR="00BD6F6A">
        <w:rPr>
          <w:rFonts w:ascii="Arial" w:hAnsi="Arial" w:cs="Arial"/>
          <w:sz w:val="24"/>
          <w:szCs w:val="24"/>
        </w:rPr>
        <w:t xml:space="preserve"> en Guillena.</w:t>
      </w:r>
    </w:p>
    <w:p w14:paraId="7E138998" w14:textId="08D22F7B" w:rsidR="00BD6F6A" w:rsidRPr="006218D8" w:rsidRDefault="00BD6F6A" w:rsidP="00BD6F6A">
      <w:pPr>
        <w:rPr>
          <w:rFonts w:ascii="Arial" w:hAnsi="Arial" w:cs="Arial"/>
          <w:sz w:val="24"/>
          <w:szCs w:val="24"/>
        </w:rPr>
      </w:pPr>
      <w:r>
        <w:rPr>
          <w:rFonts w:ascii="Arial" w:hAnsi="Arial" w:cs="Arial"/>
          <w:sz w:val="24"/>
          <w:szCs w:val="24"/>
        </w:rPr>
        <w:t xml:space="preserve">En el tema organización y producción de los bienes </w:t>
      </w:r>
      <w:r w:rsidRPr="006218D8">
        <w:rPr>
          <w:rFonts w:ascii="Arial" w:hAnsi="Arial" w:cs="Arial"/>
          <w:sz w:val="24"/>
          <w:szCs w:val="24"/>
        </w:rPr>
        <w:t>debemos de incluir el local, el cual era una cochera con la que nuestra client</w:t>
      </w:r>
      <w:r>
        <w:rPr>
          <w:rFonts w:ascii="Arial" w:hAnsi="Arial" w:cs="Arial"/>
          <w:sz w:val="24"/>
          <w:szCs w:val="24"/>
        </w:rPr>
        <w:t>a</w:t>
      </w:r>
      <w:r w:rsidRPr="006218D8">
        <w:rPr>
          <w:rFonts w:ascii="Arial" w:hAnsi="Arial" w:cs="Arial"/>
          <w:sz w:val="24"/>
          <w:szCs w:val="24"/>
        </w:rPr>
        <w:t xml:space="preserve"> contaba. En bienes también incluimos los armarios y estantería con lo que la peluquería cuenta</w:t>
      </w:r>
      <w:r>
        <w:rPr>
          <w:rFonts w:ascii="Arial" w:hAnsi="Arial" w:cs="Arial"/>
          <w:sz w:val="24"/>
          <w:szCs w:val="24"/>
        </w:rPr>
        <w:t xml:space="preserve"> actualmente</w:t>
      </w:r>
      <w:r w:rsidRPr="006218D8">
        <w:rPr>
          <w:rFonts w:ascii="Arial" w:hAnsi="Arial" w:cs="Arial"/>
          <w:sz w:val="24"/>
          <w:szCs w:val="24"/>
        </w:rPr>
        <w:t xml:space="preserve">. </w:t>
      </w:r>
    </w:p>
    <w:p w14:paraId="4E9290B1" w14:textId="77777777" w:rsidR="00BD6F6A" w:rsidRPr="006218D8" w:rsidRDefault="00BD6F6A" w:rsidP="00BD6F6A">
      <w:pPr>
        <w:rPr>
          <w:rFonts w:ascii="Arial" w:hAnsi="Arial" w:cs="Arial"/>
          <w:sz w:val="24"/>
          <w:szCs w:val="24"/>
        </w:rPr>
      </w:pPr>
      <w:r w:rsidRPr="006218D8">
        <w:rPr>
          <w:rFonts w:ascii="Arial" w:hAnsi="Arial" w:cs="Arial"/>
          <w:sz w:val="24"/>
          <w:szCs w:val="24"/>
        </w:rPr>
        <w:t xml:space="preserve">En servicios debemos de hablar de la cantidad de servicios con los que MG </w:t>
      </w:r>
      <w:proofErr w:type="spellStart"/>
      <w:r w:rsidRPr="006218D8">
        <w:rPr>
          <w:rFonts w:ascii="Arial" w:hAnsi="Arial" w:cs="Arial"/>
          <w:sz w:val="24"/>
          <w:szCs w:val="24"/>
        </w:rPr>
        <w:t>Evolution</w:t>
      </w:r>
      <w:proofErr w:type="spellEnd"/>
      <w:r w:rsidRPr="006218D8">
        <w:rPr>
          <w:rFonts w:ascii="Arial" w:hAnsi="Arial" w:cs="Arial"/>
          <w:sz w:val="24"/>
          <w:szCs w:val="24"/>
        </w:rPr>
        <w:t xml:space="preserve"> cuenta, ya que pueden ser tratamientos, colorimetría, cortes, asesoramiento </w:t>
      </w:r>
      <w:proofErr w:type="spellStart"/>
      <w:r w:rsidRPr="006218D8">
        <w:rPr>
          <w:rFonts w:ascii="Arial" w:hAnsi="Arial" w:cs="Arial"/>
          <w:sz w:val="24"/>
          <w:szCs w:val="24"/>
        </w:rPr>
        <w:t>etc</w:t>
      </w:r>
      <w:proofErr w:type="spellEnd"/>
      <w:r w:rsidRPr="006218D8">
        <w:rPr>
          <w:rFonts w:ascii="Arial" w:hAnsi="Arial" w:cs="Arial"/>
          <w:sz w:val="24"/>
          <w:szCs w:val="24"/>
        </w:rPr>
        <w:t>…</w:t>
      </w:r>
    </w:p>
    <w:p w14:paraId="5F054D69" w14:textId="77777777" w:rsidR="00BD6F6A" w:rsidRDefault="00BD6F6A" w:rsidP="00BD6F6A">
      <w:pPr>
        <w:rPr>
          <w:rFonts w:ascii="Arial" w:hAnsi="Arial" w:cs="Arial"/>
          <w:sz w:val="24"/>
          <w:szCs w:val="24"/>
        </w:rPr>
      </w:pPr>
      <w:r>
        <w:rPr>
          <w:rFonts w:ascii="Arial" w:hAnsi="Arial" w:cs="Arial"/>
          <w:sz w:val="24"/>
          <w:szCs w:val="24"/>
        </w:rPr>
        <w:lastRenderedPageBreak/>
        <w:t>L</w:t>
      </w:r>
      <w:r w:rsidRPr="006218D8">
        <w:rPr>
          <w:rFonts w:ascii="Arial" w:hAnsi="Arial" w:cs="Arial"/>
          <w:sz w:val="24"/>
          <w:szCs w:val="24"/>
        </w:rPr>
        <w:t xml:space="preserve">a organización de los recursos humanos queda totalmente sobre Manoli ya que es autónoma y trabaja sola, ella actúa como directora y </w:t>
      </w:r>
      <w:r>
        <w:rPr>
          <w:rFonts w:ascii="Arial" w:hAnsi="Arial" w:cs="Arial"/>
          <w:sz w:val="24"/>
          <w:szCs w:val="24"/>
        </w:rPr>
        <w:t>g</w:t>
      </w:r>
      <w:r w:rsidRPr="006218D8">
        <w:rPr>
          <w:rFonts w:ascii="Arial" w:hAnsi="Arial" w:cs="Arial"/>
          <w:sz w:val="24"/>
          <w:szCs w:val="24"/>
        </w:rPr>
        <w:t>erente de l</w:t>
      </w:r>
      <w:r>
        <w:rPr>
          <w:rFonts w:ascii="Arial" w:hAnsi="Arial" w:cs="Arial"/>
          <w:sz w:val="24"/>
          <w:szCs w:val="24"/>
        </w:rPr>
        <w:t xml:space="preserve">a </w:t>
      </w:r>
      <w:r w:rsidRPr="006218D8">
        <w:rPr>
          <w:rFonts w:ascii="Arial" w:hAnsi="Arial" w:cs="Arial"/>
          <w:sz w:val="24"/>
          <w:szCs w:val="24"/>
        </w:rPr>
        <w:t>empresa.</w:t>
      </w:r>
    </w:p>
    <w:p w14:paraId="42B6CE24" w14:textId="2E3EA27C" w:rsidR="00BD6F6A" w:rsidRDefault="00BD6F6A" w:rsidP="00BD6F6A">
      <w:pPr>
        <w:rPr>
          <w:rFonts w:ascii="Arial" w:hAnsi="Arial" w:cs="Arial"/>
          <w:sz w:val="24"/>
          <w:szCs w:val="24"/>
        </w:rPr>
      </w:pPr>
      <w:r>
        <w:rPr>
          <w:rFonts w:ascii="Arial" w:hAnsi="Arial" w:cs="Arial"/>
          <w:sz w:val="24"/>
          <w:szCs w:val="24"/>
        </w:rPr>
        <w:t>En el plan económico n</w:t>
      </w:r>
      <w:r w:rsidRPr="006218D8">
        <w:rPr>
          <w:rFonts w:ascii="Arial" w:hAnsi="Arial" w:cs="Arial"/>
          <w:sz w:val="24"/>
          <w:szCs w:val="24"/>
        </w:rPr>
        <w:t>uestr</w:t>
      </w:r>
      <w:r>
        <w:rPr>
          <w:rFonts w:ascii="Arial" w:hAnsi="Arial" w:cs="Arial"/>
          <w:sz w:val="24"/>
          <w:szCs w:val="24"/>
        </w:rPr>
        <w:t>a</w:t>
      </w:r>
      <w:r w:rsidRPr="006218D8">
        <w:rPr>
          <w:rFonts w:ascii="Arial" w:hAnsi="Arial" w:cs="Arial"/>
          <w:sz w:val="24"/>
          <w:szCs w:val="24"/>
        </w:rPr>
        <w:t xml:space="preserve"> client</w:t>
      </w:r>
      <w:r>
        <w:rPr>
          <w:rFonts w:ascii="Arial" w:hAnsi="Arial" w:cs="Arial"/>
          <w:sz w:val="24"/>
          <w:szCs w:val="24"/>
        </w:rPr>
        <w:t>a</w:t>
      </w:r>
      <w:r w:rsidRPr="006218D8">
        <w:rPr>
          <w:rFonts w:ascii="Arial" w:hAnsi="Arial" w:cs="Arial"/>
          <w:sz w:val="24"/>
          <w:szCs w:val="24"/>
        </w:rPr>
        <w:t xml:space="preserve"> obtuvo un préstamo bancario para poder realizar la inversión inicial del negocio. </w:t>
      </w:r>
    </w:p>
    <w:p w14:paraId="75F80A38" w14:textId="540741CC" w:rsidR="00BD6F6A" w:rsidRDefault="00BD6F6A" w:rsidP="00BD6F6A">
      <w:pPr>
        <w:rPr>
          <w:rFonts w:ascii="Arial" w:hAnsi="Arial" w:cs="Arial"/>
          <w:sz w:val="24"/>
          <w:szCs w:val="24"/>
        </w:rPr>
      </w:pPr>
      <w:r w:rsidRPr="006218D8">
        <w:rPr>
          <w:rFonts w:ascii="Arial" w:hAnsi="Arial" w:cs="Arial"/>
          <w:sz w:val="24"/>
          <w:szCs w:val="24"/>
        </w:rPr>
        <w:t xml:space="preserve">Nuestro precio para </w:t>
      </w:r>
      <w:r>
        <w:rPr>
          <w:rFonts w:ascii="Arial" w:hAnsi="Arial" w:cs="Arial"/>
          <w:sz w:val="24"/>
          <w:szCs w:val="24"/>
        </w:rPr>
        <w:t>la</w:t>
      </w:r>
      <w:r w:rsidRPr="006218D8">
        <w:rPr>
          <w:rFonts w:ascii="Arial" w:hAnsi="Arial" w:cs="Arial"/>
          <w:sz w:val="24"/>
          <w:szCs w:val="24"/>
        </w:rPr>
        <w:t xml:space="preserve"> client</w:t>
      </w:r>
      <w:r>
        <w:rPr>
          <w:rFonts w:ascii="Arial" w:hAnsi="Arial" w:cs="Arial"/>
          <w:sz w:val="24"/>
          <w:szCs w:val="24"/>
        </w:rPr>
        <w:t>a</w:t>
      </w:r>
      <w:r w:rsidRPr="006218D8">
        <w:rPr>
          <w:rFonts w:ascii="Arial" w:hAnsi="Arial" w:cs="Arial"/>
          <w:sz w:val="24"/>
          <w:szCs w:val="24"/>
        </w:rPr>
        <w:t xml:space="preserve"> es el siguiente</w:t>
      </w:r>
      <w:r>
        <w:rPr>
          <w:rFonts w:ascii="Arial" w:hAnsi="Arial" w:cs="Arial"/>
          <w:sz w:val="24"/>
          <w:szCs w:val="24"/>
        </w:rPr>
        <w:t>:</w:t>
      </w:r>
    </w:p>
    <w:p w14:paraId="200CB9FE" w14:textId="77777777" w:rsidR="00EE79B3" w:rsidRDefault="00EE79B3" w:rsidP="00BD6F6A">
      <w:pPr>
        <w:rPr>
          <w:rFonts w:ascii="Arial" w:hAnsi="Arial" w:cs="Arial"/>
          <w:sz w:val="24"/>
          <w:szCs w:val="24"/>
        </w:rPr>
      </w:pPr>
    </w:p>
    <w:tbl>
      <w:tblPr>
        <w:tblStyle w:val="GridTable3-Accent2"/>
        <w:tblW w:w="0" w:type="auto"/>
        <w:tblLook w:val="04A0" w:firstRow="1" w:lastRow="0" w:firstColumn="1" w:lastColumn="0" w:noHBand="0" w:noVBand="1"/>
      </w:tblPr>
      <w:tblGrid>
        <w:gridCol w:w="2831"/>
        <w:gridCol w:w="2831"/>
        <w:gridCol w:w="2832"/>
      </w:tblGrid>
      <w:tr w:rsidR="00BD6F6A" w14:paraId="7BACC727" w14:textId="77777777" w:rsidTr="00BD6F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14:paraId="65F537BC" w14:textId="6E3546FD" w:rsidR="00BD6F6A" w:rsidRDefault="00224866" w:rsidP="00BD6F6A">
            <w:pPr>
              <w:jc w:val="left"/>
              <w:rPr>
                <w:rFonts w:ascii="Arial" w:hAnsi="Arial" w:cs="Arial"/>
                <w:sz w:val="24"/>
                <w:szCs w:val="24"/>
              </w:rPr>
            </w:pPr>
            <w:r>
              <w:rPr>
                <w:rFonts w:ascii="Arial" w:hAnsi="Arial" w:cs="Arial"/>
                <w:sz w:val="24"/>
                <w:szCs w:val="24"/>
              </w:rPr>
              <w:t>Hosting</w:t>
            </w:r>
          </w:p>
        </w:tc>
        <w:tc>
          <w:tcPr>
            <w:tcW w:w="2831" w:type="dxa"/>
          </w:tcPr>
          <w:p w14:paraId="0B680B8E" w14:textId="131C32A5" w:rsidR="00BD6F6A" w:rsidRDefault="00224866" w:rsidP="00BD6F6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Hosting</w:t>
            </w:r>
          </w:p>
        </w:tc>
        <w:tc>
          <w:tcPr>
            <w:tcW w:w="2832" w:type="dxa"/>
          </w:tcPr>
          <w:p w14:paraId="318FFB69" w14:textId="6F5E030E" w:rsidR="00BD6F6A" w:rsidRDefault="00224866" w:rsidP="00BD6F6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Hosting PRO</w:t>
            </w:r>
          </w:p>
        </w:tc>
      </w:tr>
      <w:tr w:rsidR="00C33D3C" w14:paraId="07A15407" w14:textId="77777777" w:rsidTr="00BD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E612578" w14:textId="232CD12D" w:rsidR="00C33D3C" w:rsidRDefault="00224866" w:rsidP="00C33D3C">
            <w:pPr>
              <w:jc w:val="left"/>
              <w:rPr>
                <w:rFonts w:ascii="Arial" w:hAnsi="Arial" w:cs="Arial"/>
                <w:sz w:val="24"/>
                <w:szCs w:val="24"/>
              </w:rPr>
            </w:pPr>
            <w:r>
              <w:rPr>
                <w:rFonts w:ascii="Arial" w:hAnsi="Arial" w:cs="Arial"/>
                <w:sz w:val="24"/>
                <w:szCs w:val="24"/>
              </w:rPr>
              <w:t>Código QR</w:t>
            </w:r>
          </w:p>
        </w:tc>
        <w:tc>
          <w:tcPr>
            <w:tcW w:w="2831" w:type="dxa"/>
          </w:tcPr>
          <w:p w14:paraId="5FE741A3" w14:textId="7A6534F4" w:rsidR="00C33D3C" w:rsidRDefault="00224866" w:rsidP="00C33D3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Sí</w:t>
            </w:r>
          </w:p>
        </w:tc>
        <w:tc>
          <w:tcPr>
            <w:tcW w:w="2832" w:type="dxa"/>
          </w:tcPr>
          <w:p w14:paraId="45CDEA46" w14:textId="75FAC21B" w:rsidR="00C33D3C" w:rsidRDefault="00224866" w:rsidP="00C33D3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Sí</w:t>
            </w:r>
          </w:p>
        </w:tc>
      </w:tr>
      <w:tr w:rsidR="00C33D3C" w14:paraId="391E0F33" w14:textId="77777777" w:rsidTr="00BD6F6A">
        <w:tc>
          <w:tcPr>
            <w:cnfStyle w:val="001000000000" w:firstRow="0" w:lastRow="0" w:firstColumn="1" w:lastColumn="0" w:oddVBand="0" w:evenVBand="0" w:oddHBand="0" w:evenHBand="0" w:firstRowFirstColumn="0" w:firstRowLastColumn="0" w:lastRowFirstColumn="0" w:lastRowLastColumn="0"/>
            <w:tcW w:w="2831" w:type="dxa"/>
          </w:tcPr>
          <w:p w14:paraId="532146CA" w14:textId="46C4911E" w:rsidR="00C33D3C" w:rsidRDefault="00224866" w:rsidP="00C33D3C">
            <w:pPr>
              <w:jc w:val="left"/>
              <w:rPr>
                <w:rFonts w:ascii="Arial" w:hAnsi="Arial" w:cs="Arial"/>
                <w:sz w:val="24"/>
                <w:szCs w:val="24"/>
              </w:rPr>
            </w:pPr>
            <w:r>
              <w:rPr>
                <w:rFonts w:ascii="Arial" w:hAnsi="Arial" w:cs="Arial"/>
                <w:sz w:val="24"/>
                <w:szCs w:val="24"/>
              </w:rPr>
              <w:t xml:space="preserve">Alta en buscadores como Google </w:t>
            </w:r>
          </w:p>
        </w:tc>
        <w:tc>
          <w:tcPr>
            <w:tcW w:w="2831" w:type="dxa"/>
          </w:tcPr>
          <w:p w14:paraId="3EA5A0B4" w14:textId="60706646" w:rsidR="00C33D3C" w:rsidRDefault="00224866" w:rsidP="00C33D3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2832" w:type="dxa"/>
          </w:tcPr>
          <w:p w14:paraId="7312F3C0" w14:textId="3765D59A" w:rsidR="00C33D3C" w:rsidRDefault="00224866" w:rsidP="00C33D3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Sí</w:t>
            </w:r>
          </w:p>
        </w:tc>
      </w:tr>
      <w:tr w:rsidR="00C33D3C" w14:paraId="1BB89B2D" w14:textId="77777777" w:rsidTr="00BD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139FA82" w14:textId="7662BA0A" w:rsidR="00C33D3C" w:rsidRDefault="00224866" w:rsidP="00C33D3C">
            <w:pPr>
              <w:jc w:val="left"/>
              <w:rPr>
                <w:rFonts w:ascii="Arial" w:hAnsi="Arial" w:cs="Arial"/>
                <w:sz w:val="24"/>
                <w:szCs w:val="24"/>
              </w:rPr>
            </w:pPr>
            <w:r>
              <w:rPr>
                <w:rFonts w:ascii="Arial" w:hAnsi="Arial" w:cs="Arial"/>
                <w:sz w:val="24"/>
                <w:szCs w:val="24"/>
              </w:rPr>
              <w:t xml:space="preserve">Email Marketing </w:t>
            </w:r>
          </w:p>
        </w:tc>
        <w:tc>
          <w:tcPr>
            <w:tcW w:w="2831" w:type="dxa"/>
          </w:tcPr>
          <w:p w14:paraId="384C250B" w14:textId="2F38BD7F" w:rsidR="00C33D3C" w:rsidRDefault="00224866" w:rsidP="00C33D3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2832" w:type="dxa"/>
          </w:tcPr>
          <w:p w14:paraId="5C35EC57" w14:textId="28B0281C" w:rsidR="00C33D3C" w:rsidRDefault="00224866" w:rsidP="00C33D3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Sí</w:t>
            </w:r>
          </w:p>
        </w:tc>
      </w:tr>
      <w:tr w:rsidR="00C33D3C" w14:paraId="67A564BC" w14:textId="77777777" w:rsidTr="00BD6F6A">
        <w:tc>
          <w:tcPr>
            <w:cnfStyle w:val="001000000000" w:firstRow="0" w:lastRow="0" w:firstColumn="1" w:lastColumn="0" w:oddVBand="0" w:evenVBand="0" w:oddHBand="0" w:evenHBand="0" w:firstRowFirstColumn="0" w:firstRowLastColumn="0" w:lastRowFirstColumn="0" w:lastRowLastColumn="0"/>
            <w:tcW w:w="2831" w:type="dxa"/>
          </w:tcPr>
          <w:p w14:paraId="1425D176" w14:textId="1937EC7C" w:rsidR="00C33D3C" w:rsidRDefault="00EE79B3" w:rsidP="00C33D3C">
            <w:pPr>
              <w:jc w:val="left"/>
              <w:rPr>
                <w:rFonts w:ascii="Arial" w:hAnsi="Arial" w:cs="Arial"/>
                <w:sz w:val="24"/>
                <w:szCs w:val="24"/>
              </w:rPr>
            </w:pPr>
            <w:r>
              <w:rPr>
                <w:rFonts w:ascii="Arial" w:hAnsi="Arial" w:cs="Arial"/>
                <w:sz w:val="24"/>
                <w:szCs w:val="24"/>
              </w:rPr>
              <w:t>Certificado SSL</w:t>
            </w:r>
          </w:p>
        </w:tc>
        <w:tc>
          <w:tcPr>
            <w:tcW w:w="2831" w:type="dxa"/>
          </w:tcPr>
          <w:p w14:paraId="09E1539E" w14:textId="5D9E5CC0" w:rsidR="00C33D3C" w:rsidRDefault="00EE79B3" w:rsidP="00C33D3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Sí </w:t>
            </w:r>
          </w:p>
        </w:tc>
        <w:tc>
          <w:tcPr>
            <w:tcW w:w="2832" w:type="dxa"/>
          </w:tcPr>
          <w:p w14:paraId="24518D45" w14:textId="37FE7BEE" w:rsidR="00C33D3C" w:rsidRDefault="00EE79B3" w:rsidP="00C33D3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Sí</w:t>
            </w:r>
          </w:p>
        </w:tc>
      </w:tr>
      <w:tr w:rsidR="00C33D3C" w14:paraId="73A210A4" w14:textId="77777777" w:rsidTr="00BD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F1663E0" w14:textId="05145985" w:rsidR="00C33D3C" w:rsidRDefault="00EE79B3" w:rsidP="00C33D3C">
            <w:pPr>
              <w:jc w:val="left"/>
              <w:rPr>
                <w:rFonts w:ascii="Arial" w:hAnsi="Arial" w:cs="Arial"/>
                <w:sz w:val="24"/>
                <w:szCs w:val="24"/>
              </w:rPr>
            </w:pPr>
            <w:r>
              <w:rPr>
                <w:rFonts w:ascii="Arial" w:hAnsi="Arial" w:cs="Arial"/>
                <w:sz w:val="24"/>
                <w:szCs w:val="24"/>
              </w:rPr>
              <w:t>Memoria RAM</w:t>
            </w:r>
          </w:p>
        </w:tc>
        <w:tc>
          <w:tcPr>
            <w:tcW w:w="2831" w:type="dxa"/>
          </w:tcPr>
          <w:p w14:paraId="29027193" w14:textId="2759DCA4" w:rsidR="00C33D3C" w:rsidRDefault="00EE79B3" w:rsidP="00C33D3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800Mb</w:t>
            </w:r>
          </w:p>
        </w:tc>
        <w:tc>
          <w:tcPr>
            <w:tcW w:w="2832" w:type="dxa"/>
          </w:tcPr>
          <w:p w14:paraId="5DCBEF24" w14:textId="07226278" w:rsidR="00C33D3C" w:rsidRDefault="00EE79B3" w:rsidP="00C33D3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1,2GB</w:t>
            </w:r>
          </w:p>
        </w:tc>
      </w:tr>
      <w:tr w:rsidR="00C33D3C" w14:paraId="7552992B" w14:textId="77777777" w:rsidTr="00BD6F6A">
        <w:tc>
          <w:tcPr>
            <w:cnfStyle w:val="001000000000" w:firstRow="0" w:lastRow="0" w:firstColumn="1" w:lastColumn="0" w:oddVBand="0" w:evenVBand="0" w:oddHBand="0" w:evenHBand="0" w:firstRowFirstColumn="0" w:firstRowLastColumn="0" w:lastRowFirstColumn="0" w:lastRowLastColumn="0"/>
            <w:tcW w:w="2831" w:type="dxa"/>
          </w:tcPr>
          <w:p w14:paraId="2B65583E" w14:textId="4B2BC4DF" w:rsidR="00C33D3C" w:rsidRDefault="00EE79B3" w:rsidP="00C33D3C">
            <w:pPr>
              <w:jc w:val="left"/>
              <w:rPr>
                <w:rFonts w:ascii="Arial" w:hAnsi="Arial" w:cs="Arial"/>
                <w:sz w:val="24"/>
                <w:szCs w:val="24"/>
              </w:rPr>
            </w:pPr>
            <w:r>
              <w:rPr>
                <w:rFonts w:ascii="Arial" w:hAnsi="Arial" w:cs="Arial"/>
                <w:sz w:val="24"/>
                <w:szCs w:val="24"/>
              </w:rPr>
              <w:t>Espacio web en discos SSD</w:t>
            </w:r>
          </w:p>
        </w:tc>
        <w:tc>
          <w:tcPr>
            <w:tcW w:w="2831" w:type="dxa"/>
          </w:tcPr>
          <w:p w14:paraId="69F71551" w14:textId="0530B13C" w:rsidR="00C33D3C" w:rsidRDefault="00EE79B3" w:rsidP="00C33D3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100GB</w:t>
            </w:r>
          </w:p>
        </w:tc>
        <w:tc>
          <w:tcPr>
            <w:tcW w:w="2832" w:type="dxa"/>
          </w:tcPr>
          <w:p w14:paraId="46F9B99D" w14:textId="4C87C03D" w:rsidR="00C33D3C" w:rsidRDefault="00EE79B3" w:rsidP="00C33D3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Ilimitado</w:t>
            </w:r>
          </w:p>
        </w:tc>
      </w:tr>
      <w:tr w:rsidR="00C33D3C" w14:paraId="170EA44A" w14:textId="77777777" w:rsidTr="00BD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845C978" w14:textId="1D3FCA6D" w:rsidR="00C33D3C" w:rsidRPr="00EE79B3" w:rsidRDefault="00EE79B3" w:rsidP="00C33D3C">
            <w:pPr>
              <w:jc w:val="left"/>
              <w:rPr>
                <w:rFonts w:ascii="Arial" w:hAnsi="Arial" w:cs="Arial"/>
                <w:b/>
                <w:bCs/>
                <w:sz w:val="24"/>
                <w:szCs w:val="24"/>
              </w:rPr>
            </w:pPr>
            <w:r w:rsidRPr="00EE79B3">
              <w:rPr>
                <w:rFonts w:ascii="Arial" w:hAnsi="Arial" w:cs="Arial"/>
                <w:b/>
                <w:bCs/>
                <w:sz w:val="24"/>
                <w:szCs w:val="24"/>
              </w:rPr>
              <w:t>Total</w:t>
            </w:r>
          </w:p>
        </w:tc>
        <w:tc>
          <w:tcPr>
            <w:tcW w:w="2831" w:type="dxa"/>
          </w:tcPr>
          <w:p w14:paraId="284EF901" w14:textId="604C9520" w:rsidR="00C33D3C" w:rsidRPr="00EE79B3" w:rsidRDefault="00EE79B3" w:rsidP="00C33D3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E79B3">
              <w:rPr>
                <w:rFonts w:ascii="Arial" w:hAnsi="Arial" w:cs="Arial"/>
                <w:b/>
                <w:bCs/>
                <w:sz w:val="24"/>
                <w:szCs w:val="24"/>
              </w:rPr>
              <w:t>3,99</w:t>
            </w:r>
          </w:p>
        </w:tc>
        <w:tc>
          <w:tcPr>
            <w:tcW w:w="2832" w:type="dxa"/>
          </w:tcPr>
          <w:p w14:paraId="78B3714E" w14:textId="6215D5EA" w:rsidR="00C33D3C" w:rsidRPr="00EE79B3" w:rsidRDefault="00EE79B3" w:rsidP="00C33D3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E79B3">
              <w:rPr>
                <w:rFonts w:ascii="Arial" w:hAnsi="Arial" w:cs="Arial"/>
                <w:b/>
                <w:bCs/>
                <w:sz w:val="24"/>
                <w:szCs w:val="24"/>
              </w:rPr>
              <w:t>6,99</w:t>
            </w:r>
          </w:p>
        </w:tc>
      </w:tr>
    </w:tbl>
    <w:p w14:paraId="04AF839F" w14:textId="2B58ED9B" w:rsidR="00BD6F6A" w:rsidRDefault="00BD6F6A" w:rsidP="00BD6F6A">
      <w:pPr>
        <w:rPr>
          <w:rFonts w:ascii="Arial" w:hAnsi="Arial" w:cs="Arial"/>
          <w:sz w:val="24"/>
          <w:szCs w:val="24"/>
        </w:rPr>
      </w:pPr>
    </w:p>
    <w:p w14:paraId="6123B4D8" w14:textId="77777777" w:rsidR="00EE79B3" w:rsidRPr="006218D8" w:rsidRDefault="00EE79B3" w:rsidP="00BD6F6A">
      <w:pPr>
        <w:rPr>
          <w:rFonts w:ascii="Arial" w:hAnsi="Arial" w:cs="Arial"/>
          <w:sz w:val="24"/>
          <w:szCs w:val="24"/>
        </w:rPr>
      </w:pPr>
    </w:p>
    <w:p w14:paraId="3AE6735A" w14:textId="47ACF862" w:rsidR="00BD6F6A" w:rsidRPr="006462DE" w:rsidRDefault="00BD6F6A" w:rsidP="006462DE">
      <w:pPr>
        <w:rPr>
          <w:rFonts w:ascii="Arial" w:hAnsi="Arial" w:cs="Arial"/>
          <w:sz w:val="24"/>
          <w:szCs w:val="24"/>
        </w:rPr>
      </w:pPr>
    </w:p>
    <w:tbl>
      <w:tblPr>
        <w:tblStyle w:val="GridTable2-Accent2"/>
        <w:tblW w:w="0" w:type="auto"/>
        <w:tblInd w:w="2115" w:type="dxa"/>
        <w:tblLook w:val="04A0" w:firstRow="1" w:lastRow="0" w:firstColumn="1" w:lastColumn="0" w:noHBand="0" w:noVBand="1"/>
      </w:tblPr>
      <w:tblGrid>
        <w:gridCol w:w="2577"/>
        <w:gridCol w:w="2577"/>
      </w:tblGrid>
      <w:tr w:rsidR="00EE79B3" w14:paraId="2FC567BF" w14:textId="77777777" w:rsidTr="00EE79B3">
        <w:trPr>
          <w:cnfStyle w:val="100000000000" w:firstRow="1" w:lastRow="0" w:firstColumn="0" w:lastColumn="0" w:oddVBand="0" w:evenVBand="0" w:oddHBand="0"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577" w:type="dxa"/>
          </w:tcPr>
          <w:p w14:paraId="7CC3E111" w14:textId="07029B8E" w:rsidR="00EE79B3" w:rsidRDefault="00EE79B3" w:rsidP="00FE13E1">
            <w:pPr>
              <w:rPr>
                <w:rFonts w:ascii="Arial" w:hAnsi="Arial" w:cs="Arial"/>
                <w:sz w:val="26"/>
                <w:szCs w:val="26"/>
              </w:rPr>
            </w:pPr>
            <w:r>
              <w:rPr>
                <w:rFonts w:ascii="Arial" w:hAnsi="Arial" w:cs="Arial"/>
                <w:sz w:val="26"/>
                <w:szCs w:val="26"/>
              </w:rPr>
              <w:t>Motivo</w:t>
            </w:r>
          </w:p>
        </w:tc>
        <w:tc>
          <w:tcPr>
            <w:tcW w:w="2577" w:type="dxa"/>
          </w:tcPr>
          <w:p w14:paraId="019E44E3" w14:textId="49C77E8E" w:rsidR="00EE79B3" w:rsidRDefault="00EE79B3" w:rsidP="00FE13E1">
            <w:pPr>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Pr>
                <w:rFonts w:ascii="Arial" w:hAnsi="Arial" w:cs="Arial"/>
                <w:sz w:val="26"/>
                <w:szCs w:val="26"/>
              </w:rPr>
              <w:t>Coste</w:t>
            </w:r>
          </w:p>
        </w:tc>
      </w:tr>
      <w:tr w:rsidR="00EE79B3" w14:paraId="0E075024" w14:textId="77777777" w:rsidTr="00EE79B3">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577" w:type="dxa"/>
          </w:tcPr>
          <w:p w14:paraId="4329D577" w14:textId="1EB0A193" w:rsidR="00EE79B3" w:rsidRPr="00EE79B3" w:rsidRDefault="00EE79B3" w:rsidP="00FE13E1">
            <w:pPr>
              <w:rPr>
                <w:rFonts w:ascii="Arial" w:hAnsi="Arial" w:cs="Arial"/>
                <w:sz w:val="26"/>
                <w:szCs w:val="26"/>
              </w:rPr>
            </w:pPr>
            <w:r w:rsidRPr="00EE79B3">
              <w:rPr>
                <w:rFonts w:ascii="Arial" w:hAnsi="Arial" w:cs="Arial"/>
                <w:sz w:val="26"/>
                <w:szCs w:val="26"/>
              </w:rPr>
              <w:t>Dominio</w:t>
            </w:r>
          </w:p>
        </w:tc>
        <w:tc>
          <w:tcPr>
            <w:tcW w:w="2577" w:type="dxa"/>
          </w:tcPr>
          <w:p w14:paraId="36EF1BB9" w14:textId="5F1776AC" w:rsidR="00EE79B3" w:rsidRPr="00EE79B3" w:rsidRDefault="00EE79B3" w:rsidP="00FE13E1">
            <w:pP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E79B3">
              <w:rPr>
                <w:rFonts w:ascii="Arial" w:hAnsi="Arial" w:cs="Arial"/>
                <w:sz w:val="26"/>
                <w:szCs w:val="26"/>
              </w:rPr>
              <w:t>3,99</w:t>
            </w:r>
            <w:ins w:id="1" w:author="Romero Guillen, Judith" w:date="2021-11-02T12:21:00Z">
              <w:r w:rsidRPr="00EE79B3">
                <w:rPr>
                  <w:sz w:val="24"/>
                  <w:szCs w:val="24"/>
                  <w:rPrChange w:id="2" w:author="Romero Guillen, Judith" w:date="2021-11-02T12:25:00Z">
                    <w:rPr>
                      <w:b/>
                      <w:bCs/>
                      <w:color w:val="FF0000"/>
                      <w:sz w:val="24"/>
                      <w:szCs w:val="24"/>
                    </w:rPr>
                  </w:rPrChange>
                </w:rPr>
                <w:t>€</w:t>
              </w:r>
            </w:ins>
            <w:r w:rsidRPr="00EE79B3">
              <w:rPr>
                <w:rFonts w:ascii="Arial" w:hAnsi="Arial" w:cs="Arial"/>
                <w:sz w:val="26"/>
                <w:szCs w:val="26"/>
              </w:rPr>
              <w:t xml:space="preserve"> o 6.99</w:t>
            </w:r>
            <w:ins w:id="3" w:author="Romero Guillen, Judith" w:date="2021-11-02T12:21:00Z">
              <w:r w:rsidRPr="00EE79B3">
                <w:rPr>
                  <w:sz w:val="24"/>
                  <w:szCs w:val="24"/>
                  <w:rPrChange w:id="4" w:author="Romero Guillen, Judith" w:date="2021-11-02T12:25:00Z">
                    <w:rPr>
                      <w:b/>
                      <w:bCs/>
                      <w:color w:val="FF0000"/>
                      <w:sz w:val="24"/>
                      <w:szCs w:val="24"/>
                    </w:rPr>
                  </w:rPrChange>
                </w:rPr>
                <w:t>€</w:t>
              </w:r>
            </w:ins>
          </w:p>
        </w:tc>
      </w:tr>
      <w:tr w:rsidR="00EE79B3" w14:paraId="2C90A560" w14:textId="77777777" w:rsidTr="00EE79B3">
        <w:trPr>
          <w:trHeight w:val="787"/>
        </w:trPr>
        <w:tc>
          <w:tcPr>
            <w:cnfStyle w:val="001000000000" w:firstRow="0" w:lastRow="0" w:firstColumn="1" w:lastColumn="0" w:oddVBand="0" w:evenVBand="0" w:oddHBand="0" w:evenHBand="0" w:firstRowFirstColumn="0" w:firstRowLastColumn="0" w:lastRowFirstColumn="0" w:lastRowLastColumn="0"/>
            <w:tcW w:w="2577" w:type="dxa"/>
          </w:tcPr>
          <w:p w14:paraId="499A36F1" w14:textId="5CB173B4" w:rsidR="00EE79B3" w:rsidRPr="00EE79B3" w:rsidRDefault="00EE79B3" w:rsidP="00FE13E1">
            <w:pPr>
              <w:rPr>
                <w:rFonts w:ascii="Arial" w:hAnsi="Arial" w:cs="Arial"/>
                <w:sz w:val="26"/>
                <w:szCs w:val="26"/>
              </w:rPr>
            </w:pPr>
            <w:r w:rsidRPr="00EE79B3">
              <w:rPr>
                <w:rFonts w:ascii="Arial" w:hAnsi="Arial" w:cs="Arial"/>
                <w:sz w:val="26"/>
                <w:szCs w:val="26"/>
              </w:rPr>
              <w:t>Desarrollo Web</w:t>
            </w:r>
          </w:p>
        </w:tc>
        <w:tc>
          <w:tcPr>
            <w:tcW w:w="2577" w:type="dxa"/>
          </w:tcPr>
          <w:p w14:paraId="3C3A886E" w14:textId="31261314" w:rsidR="00EE79B3" w:rsidRDefault="00EE79B3" w:rsidP="00FE13E1">
            <w:pP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hAnsi="Arial" w:cs="Arial"/>
                <w:sz w:val="26"/>
                <w:szCs w:val="26"/>
              </w:rPr>
              <w:t>500.00</w:t>
            </w:r>
            <w:ins w:id="5" w:author="Romero Guillen, Judith" w:date="2021-11-02T12:21:00Z">
              <w:r w:rsidRPr="002F4851">
                <w:rPr>
                  <w:b/>
                  <w:bCs/>
                  <w:sz w:val="24"/>
                  <w:szCs w:val="24"/>
                  <w:rPrChange w:id="6" w:author="Romero Guillen, Judith" w:date="2021-11-02T12:25:00Z">
                    <w:rPr>
                      <w:b/>
                      <w:bCs/>
                      <w:color w:val="FF0000"/>
                      <w:sz w:val="24"/>
                      <w:szCs w:val="24"/>
                    </w:rPr>
                  </w:rPrChange>
                </w:rPr>
                <w:t>€</w:t>
              </w:r>
            </w:ins>
          </w:p>
        </w:tc>
      </w:tr>
      <w:tr w:rsidR="00EE79B3" w14:paraId="2211F681" w14:textId="77777777" w:rsidTr="00EE79B3">
        <w:trPr>
          <w:cnfStyle w:val="000000100000" w:firstRow="0" w:lastRow="0" w:firstColumn="0" w:lastColumn="0" w:oddVBand="0" w:evenVBand="0" w:oddHBand="1" w:evenHBand="0" w:firstRowFirstColumn="0" w:firstRowLastColumn="0" w:lastRowFirstColumn="0" w:lastRowLastColumn="0"/>
          <w:trHeight w:val="2302"/>
        </w:trPr>
        <w:tc>
          <w:tcPr>
            <w:cnfStyle w:val="001000000000" w:firstRow="0" w:lastRow="0" w:firstColumn="1" w:lastColumn="0" w:oddVBand="0" w:evenVBand="0" w:oddHBand="0" w:evenHBand="0" w:firstRowFirstColumn="0" w:firstRowLastColumn="0" w:lastRowFirstColumn="0" w:lastRowLastColumn="0"/>
            <w:tcW w:w="2577" w:type="dxa"/>
          </w:tcPr>
          <w:p w14:paraId="44251D4E" w14:textId="28A70FEF" w:rsidR="00EE79B3" w:rsidRPr="00EE79B3" w:rsidRDefault="00EE79B3" w:rsidP="00FE13E1">
            <w:pPr>
              <w:rPr>
                <w:rFonts w:ascii="Arial" w:hAnsi="Arial" w:cs="Arial"/>
                <w:sz w:val="26"/>
                <w:szCs w:val="26"/>
              </w:rPr>
            </w:pPr>
            <w:r w:rsidRPr="00EE79B3">
              <w:rPr>
                <w:rFonts w:ascii="Arial" w:hAnsi="Arial" w:cs="Arial"/>
                <w:sz w:val="26"/>
                <w:szCs w:val="26"/>
              </w:rPr>
              <w:t>Coste anual (renovación del dominio + 12 meses de mantenimiento)</w:t>
            </w:r>
          </w:p>
        </w:tc>
        <w:tc>
          <w:tcPr>
            <w:tcW w:w="2577" w:type="dxa"/>
          </w:tcPr>
          <w:p w14:paraId="5EE21379" w14:textId="75703723" w:rsidR="00EE79B3" w:rsidRDefault="00EE79B3" w:rsidP="00FE13E1">
            <w:pP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Pr>
                <w:rFonts w:ascii="Arial" w:hAnsi="Arial" w:cs="Arial"/>
                <w:sz w:val="26"/>
                <w:szCs w:val="26"/>
              </w:rPr>
              <w:t>350.00</w:t>
            </w:r>
            <w:ins w:id="7" w:author="Romero Guillen, Judith" w:date="2021-11-02T12:21:00Z">
              <w:r w:rsidRPr="002F4851">
                <w:rPr>
                  <w:b/>
                  <w:bCs/>
                  <w:sz w:val="24"/>
                  <w:szCs w:val="24"/>
                  <w:rPrChange w:id="8" w:author="Romero Guillen, Judith" w:date="2021-11-02T12:25:00Z">
                    <w:rPr>
                      <w:b/>
                      <w:bCs/>
                      <w:color w:val="FF0000"/>
                      <w:sz w:val="24"/>
                      <w:szCs w:val="24"/>
                    </w:rPr>
                  </w:rPrChange>
                </w:rPr>
                <w:t>€</w:t>
              </w:r>
            </w:ins>
          </w:p>
        </w:tc>
      </w:tr>
    </w:tbl>
    <w:p w14:paraId="2647A395" w14:textId="2347FB99" w:rsidR="007B362C" w:rsidRDefault="007B362C" w:rsidP="00FE13E1">
      <w:pPr>
        <w:rPr>
          <w:rFonts w:ascii="Arial" w:hAnsi="Arial" w:cs="Arial"/>
          <w:sz w:val="26"/>
          <w:szCs w:val="26"/>
        </w:rPr>
      </w:pPr>
    </w:p>
    <w:p w14:paraId="38EE804F" w14:textId="77777777" w:rsidR="00EE79B3" w:rsidRDefault="00EE79B3" w:rsidP="00EE79B3">
      <w:pPr>
        <w:rPr>
          <w:rFonts w:ascii="Arial" w:hAnsi="Arial" w:cs="Arial"/>
          <w:sz w:val="26"/>
          <w:szCs w:val="26"/>
        </w:rPr>
      </w:pPr>
    </w:p>
    <w:p w14:paraId="16595A83" w14:textId="18CAD8DE" w:rsidR="00EE79B3" w:rsidRDefault="00EE79B3" w:rsidP="00EE79B3">
      <w:r>
        <w:t xml:space="preserve">Respecto a la documentación necesaria para la apertura y la puesta en marcha, existen </w:t>
      </w:r>
      <w:r>
        <w:t>tramites tanto antes de la actividad como cuando la actividad haya comenzado, Manoli nos ha comentado cuales fueron los tramites que le solicitaron para poder abrir el negocio.</w:t>
      </w:r>
    </w:p>
    <w:p w14:paraId="7FB28180" w14:textId="77777777" w:rsidR="00EE79B3" w:rsidRDefault="00EE79B3" w:rsidP="00D975C4">
      <w:pPr>
        <w:pStyle w:val="ListParagraph"/>
        <w:numPr>
          <w:ilvl w:val="0"/>
          <w:numId w:val="3"/>
        </w:numPr>
        <w:suppressAutoHyphens w:val="0"/>
        <w:spacing w:after="0" w:line="259" w:lineRule="auto"/>
      </w:pPr>
      <w:r>
        <w:t>Alta en el Censo mediante declaración censal.</w:t>
      </w:r>
    </w:p>
    <w:p w14:paraId="7E1F1750" w14:textId="50FDC26E" w:rsidR="00EE79B3" w:rsidRDefault="00EE79B3" w:rsidP="00D975C4">
      <w:pPr>
        <w:pStyle w:val="ListParagraph"/>
        <w:numPr>
          <w:ilvl w:val="0"/>
          <w:numId w:val="3"/>
        </w:numPr>
        <w:suppressAutoHyphens w:val="0"/>
        <w:spacing w:after="0" w:line="259" w:lineRule="auto"/>
      </w:pPr>
      <w:r>
        <w:lastRenderedPageBreak/>
        <w:t>Inscripción de la empresa en la Seguridad Social.</w:t>
      </w:r>
    </w:p>
    <w:p w14:paraId="09CE562C" w14:textId="7B2DAA00" w:rsidR="00EE79B3" w:rsidRDefault="00EE79B3" w:rsidP="00D975C4">
      <w:pPr>
        <w:pStyle w:val="ListParagraph"/>
        <w:numPr>
          <w:ilvl w:val="0"/>
          <w:numId w:val="3"/>
        </w:numPr>
        <w:suppressAutoHyphens w:val="0"/>
        <w:spacing w:after="0" w:line="259" w:lineRule="auto"/>
      </w:pPr>
      <w:r>
        <w:t>Afiliación y alta de los trabajadores a la Seguridad Social.</w:t>
      </w:r>
    </w:p>
    <w:p w14:paraId="4BCC7E12" w14:textId="6D4DBCE0" w:rsidR="00EE79B3" w:rsidRDefault="00EE79B3" w:rsidP="00D975C4">
      <w:pPr>
        <w:pStyle w:val="ListParagraph"/>
        <w:numPr>
          <w:ilvl w:val="0"/>
          <w:numId w:val="3"/>
        </w:numPr>
        <w:suppressAutoHyphens w:val="0"/>
        <w:spacing w:after="0" w:line="259" w:lineRule="auto"/>
      </w:pPr>
      <w:r>
        <w:t>Legalización del libro de visitas.</w:t>
      </w:r>
    </w:p>
    <w:p w14:paraId="7F0D5931" w14:textId="2E822180" w:rsidR="00EE79B3" w:rsidRDefault="00EE79B3" w:rsidP="00D975C4">
      <w:pPr>
        <w:pStyle w:val="ListParagraph"/>
        <w:numPr>
          <w:ilvl w:val="0"/>
          <w:numId w:val="3"/>
        </w:numPr>
        <w:suppressAutoHyphens w:val="0"/>
        <w:spacing w:after="0" w:line="259" w:lineRule="auto"/>
      </w:pPr>
      <w:r>
        <w:t>Alta del Impuesto sobre Actividades Económicas (IAE).</w:t>
      </w:r>
    </w:p>
    <w:p w14:paraId="3E23B924" w14:textId="05E7F3D7" w:rsidR="00EE79B3" w:rsidRDefault="00EE79B3" w:rsidP="00D975C4">
      <w:pPr>
        <w:pStyle w:val="ListParagraph"/>
        <w:numPr>
          <w:ilvl w:val="0"/>
          <w:numId w:val="3"/>
        </w:numPr>
        <w:suppressAutoHyphens w:val="0"/>
        <w:spacing w:after="0" w:line="259" w:lineRule="auto"/>
      </w:pPr>
      <w:r>
        <w:t>Alta del empresario o profesional en el Régimen Especial de Trabajadores Autónomos (RETA)</w:t>
      </w:r>
    </w:p>
    <w:p w14:paraId="7B827C28" w14:textId="540D406D" w:rsidR="00EE79B3" w:rsidRDefault="00EE79B3" w:rsidP="00D975C4">
      <w:pPr>
        <w:pStyle w:val="ListParagraph"/>
        <w:numPr>
          <w:ilvl w:val="0"/>
          <w:numId w:val="3"/>
        </w:numPr>
        <w:suppressAutoHyphens w:val="0"/>
        <w:spacing w:after="0" w:line="259" w:lineRule="auto"/>
      </w:pPr>
      <w:r>
        <w:t>Comunicación de apertura del centro de trabajo.</w:t>
      </w:r>
    </w:p>
    <w:p w14:paraId="5536EE99" w14:textId="4F7D1BA2" w:rsidR="00EE79B3" w:rsidRPr="00E85B8E" w:rsidRDefault="00EE79B3" w:rsidP="00D975C4">
      <w:pPr>
        <w:pStyle w:val="ListParagraph"/>
        <w:numPr>
          <w:ilvl w:val="0"/>
          <w:numId w:val="3"/>
        </w:numPr>
        <w:suppressAutoHyphens w:val="0"/>
        <w:spacing w:after="0" w:line="259" w:lineRule="auto"/>
      </w:pPr>
      <w:r>
        <w:t>Formalización de los contratos de trabajo.</w:t>
      </w:r>
    </w:p>
    <w:p w14:paraId="5E73EE45" w14:textId="4E8ADD0E" w:rsidR="00500F48" w:rsidRDefault="00500F48"/>
    <w:p w14:paraId="35F65E44" w14:textId="574CD80A" w:rsidR="00500F48" w:rsidRDefault="00D975C4">
      <w:r>
        <w:rPr>
          <w:noProof/>
        </w:rPr>
        <w:drawing>
          <wp:anchor distT="0" distB="0" distL="114300" distR="114300" simplePos="0" relativeHeight="251687936" behindDoc="1" locked="0" layoutInCell="1" allowOverlap="1" wp14:anchorId="276BDAB8" wp14:editId="63B4B0B2">
            <wp:simplePos x="0" y="0"/>
            <wp:positionH relativeFrom="margin">
              <wp:posOffset>104140</wp:posOffset>
            </wp:positionH>
            <wp:positionV relativeFrom="paragraph">
              <wp:posOffset>491490</wp:posOffset>
            </wp:positionV>
            <wp:extent cx="5394960" cy="5166360"/>
            <wp:effectExtent l="0" t="0" r="0" b="0"/>
            <wp:wrapThrough wrapText="bothSides">
              <wp:wrapPolygon edited="0">
                <wp:start x="0" y="0"/>
                <wp:lineTo x="0" y="21504"/>
                <wp:lineTo x="21508" y="21504"/>
                <wp:lineTo x="2150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4960" cy="5166360"/>
                    </a:xfrm>
                    <a:prstGeom prst="rect">
                      <a:avLst/>
                    </a:prstGeom>
                    <a:noFill/>
                    <a:ln>
                      <a:noFill/>
                    </a:ln>
                  </pic:spPr>
                </pic:pic>
              </a:graphicData>
            </a:graphic>
          </wp:anchor>
        </w:drawing>
      </w:r>
      <w:r w:rsidR="00EE79B3">
        <w:t xml:space="preserve">Para finalizar con el tema empresa debemos de enseñar los folletos y banners que se utilizaran en el plan de marketing: </w:t>
      </w:r>
    </w:p>
    <w:p w14:paraId="680CE602" w14:textId="2F94D41D" w:rsidR="00D82947" w:rsidRDefault="00D82947">
      <w:r>
        <w:rPr>
          <w:noProof/>
        </w:rPr>
        <w:drawing>
          <wp:anchor distT="0" distB="0" distL="114300" distR="114300" simplePos="0" relativeHeight="251688960" behindDoc="0" locked="0" layoutInCell="1" allowOverlap="1" wp14:anchorId="18A24361" wp14:editId="6E03FF3D">
            <wp:simplePos x="0" y="0"/>
            <wp:positionH relativeFrom="column">
              <wp:posOffset>102446</wp:posOffset>
            </wp:positionH>
            <wp:positionV relativeFrom="paragraph">
              <wp:posOffset>5680921</wp:posOffset>
            </wp:positionV>
            <wp:extent cx="5394960" cy="6324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4960" cy="632460"/>
                    </a:xfrm>
                    <a:prstGeom prst="rect">
                      <a:avLst/>
                    </a:prstGeom>
                    <a:noFill/>
                    <a:ln>
                      <a:noFill/>
                    </a:ln>
                  </pic:spPr>
                </pic:pic>
              </a:graphicData>
            </a:graphic>
          </wp:anchor>
        </w:drawing>
      </w:r>
    </w:p>
    <w:p w14:paraId="37B20B5C" w14:textId="4556D777" w:rsidR="00D82947" w:rsidRDefault="00D82947"/>
    <w:p w14:paraId="1FBF5AA5" w14:textId="65205026" w:rsidR="00D82947" w:rsidRDefault="00D82947">
      <w:r>
        <w:rPr>
          <w:noProof/>
        </w:rPr>
        <w:lastRenderedPageBreak/>
        <mc:AlternateContent>
          <mc:Choice Requires="wps">
            <w:drawing>
              <wp:anchor distT="0" distB="0" distL="114300" distR="114300" simplePos="0" relativeHeight="251701248" behindDoc="0" locked="0" layoutInCell="1" allowOverlap="1" wp14:anchorId="0F981449" wp14:editId="23AFB340">
                <wp:simplePos x="0" y="0"/>
                <wp:positionH relativeFrom="margin">
                  <wp:align>center</wp:align>
                </wp:positionH>
                <wp:positionV relativeFrom="paragraph">
                  <wp:posOffset>-4233</wp:posOffset>
                </wp:positionV>
                <wp:extent cx="10745470" cy="7586345"/>
                <wp:effectExtent l="0" t="0" r="0" b="0"/>
                <wp:wrapNone/>
                <wp:docPr id="28" name="Cuadro de texto 15"/>
                <wp:cNvGraphicFramePr/>
                <a:graphic xmlns:a="http://schemas.openxmlformats.org/drawingml/2006/main">
                  <a:graphicData uri="http://schemas.microsoft.com/office/word/2010/wordprocessingShape">
                    <wps:wsp>
                      <wps:cNvSpPr txBox="1"/>
                      <wps:spPr>
                        <a:xfrm>
                          <a:off x="0" y="0"/>
                          <a:ext cx="10745470" cy="7586345"/>
                        </a:xfrm>
                        <a:prstGeom prst="rect">
                          <a:avLst/>
                        </a:prstGeom>
                        <a:noFill/>
                        <a:ln>
                          <a:noFill/>
                        </a:ln>
                      </wps:spPr>
                      <wps:txbx>
                        <w:txbxContent>
                          <w:p w14:paraId="59BFD62A" w14:textId="552115C2" w:rsidR="00D82947" w:rsidRPr="00D82947" w:rsidRDefault="00D82947" w:rsidP="00D82947">
                            <w:pPr>
                              <w:jc w:val="center"/>
                              <w:rPr>
                                <w:b/>
                                <w:noProof/>
                                <w:color w:val="FFFFFF" w:themeColor="background1"/>
                                <w:sz w:val="72"/>
                                <w:szCs w:val="72"/>
                                <w:lang w:val="es-ES_tradn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b/>
                                <w:noProof/>
                                <w:color w:val="FFFFFF" w:themeColor="background1"/>
                                <w:sz w:val="72"/>
                                <w:szCs w:val="72"/>
                                <w:lang w:val="es-ES_tradn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Enlace a GitHub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981449" id="_x0000_s1033" type="#_x0000_t202" style="position:absolute;margin-left:0;margin-top:-.35pt;width:846.1pt;height:597.35pt;z-index:2517012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" filled="f" stroked="f">
                <v:textbox style="mso-fit-shape-to-text:t">
                  <w:txbxContent>
                    <w:p w14:paraId="59BFD62A" w14:textId="552115C2" w:rsidR="00D82947" w:rsidRPr="00D82947" w:rsidRDefault="00D82947" w:rsidP="00D82947">
                      <w:pPr>
                        <w:jc w:val="center"/>
                        <w:rPr>
                          <w:b/>
                          <w:noProof/>
                          <w:color w:val="FFFFFF" w:themeColor="background1"/>
                          <w:sz w:val="72"/>
                          <w:szCs w:val="72"/>
                          <w:lang w:val="es-ES_tradn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b/>
                          <w:noProof/>
                          <w:color w:val="FFFFFF" w:themeColor="background1"/>
                          <w:sz w:val="72"/>
                          <w:szCs w:val="72"/>
                          <w:lang w:val="es-ES_tradn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Enlace a GitHub</w:t>
                      </w:r>
                    </w:p>
                  </w:txbxContent>
                </v:textbox>
                <w10:wrap anchorx="margin"/>
              </v:shape>
            </w:pict>
          </mc:Fallback>
        </mc:AlternateContent>
      </w:r>
    </w:p>
    <w:p w14:paraId="60EEC262" w14:textId="411EF581" w:rsidR="00D82947" w:rsidRDefault="00D82947">
      <w:r>
        <w:rPr>
          <w:noProof/>
        </w:rPr>
        <w:drawing>
          <wp:anchor distT="0" distB="0" distL="114300" distR="114300" simplePos="0" relativeHeight="251699200" behindDoc="1" locked="0" layoutInCell="1" allowOverlap="1" wp14:anchorId="649264A7" wp14:editId="63B0E6CB">
            <wp:simplePos x="0" y="0"/>
            <wp:positionH relativeFrom="margin">
              <wp:align>center</wp:align>
            </wp:positionH>
            <wp:positionV relativeFrom="paragraph">
              <wp:posOffset>426509</wp:posOffset>
            </wp:positionV>
            <wp:extent cx="11250533" cy="8005675"/>
            <wp:effectExtent l="3175" t="0" r="0" b="0"/>
            <wp:wrapNone/>
            <wp:docPr id="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34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11250533" cy="800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D3B46" w14:textId="612E3385" w:rsidR="00D82947" w:rsidRDefault="00D82947"/>
    <w:p w14:paraId="3DC9816B" w14:textId="419BD0A6" w:rsidR="00D82947" w:rsidRDefault="00D82947"/>
    <w:p w14:paraId="4169A009" w14:textId="77777777" w:rsidR="00D82947" w:rsidRDefault="00D82947"/>
    <w:p w14:paraId="4172AF80" w14:textId="77777777" w:rsidR="00D82947" w:rsidRDefault="00D82947"/>
    <w:p w14:paraId="555673D9" w14:textId="77777777" w:rsidR="00D82947" w:rsidRDefault="00D82947"/>
    <w:p w14:paraId="57010D4B" w14:textId="77777777" w:rsidR="00D82947" w:rsidRDefault="00D82947"/>
    <w:p w14:paraId="521F1136" w14:textId="77777777" w:rsidR="00D82947" w:rsidRDefault="00D82947"/>
    <w:p w14:paraId="287C68A4" w14:textId="77777777" w:rsidR="00D82947" w:rsidRDefault="00D82947"/>
    <w:p w14:paraId="3D1D40CA" w14:textId="77777777" w:rsidR="00D82947" w:rsidRDefault="00D82947"/>
    <w:p w14:paraId="3423A44B" w14:textId="77777777" w:rsidR="00D82947" w:rsidRDefault="00D82947"/>
    <w:p w14:paraId="22B1B803" w14:textId="77777777" w:rsidR="00D82947" w:rsidRDefault="00D82947"/>
    <w:p w14:paraId="1DA10A55" w14:textId="77777777" w:rsidR="00D82947" w:rsidRDefault="00D82947"/>
    <w:p w14:paraId="59ADE901" w14:textId="77777777" w:rsidR="00D82947" w:rsidRDefault="00D82947"/>
    <w:p w14:paraId="02085172" w14:textId="77777777" w:rsidR="00D82947" w:rsidRDefault="00D82947"/>
    <w:p w14:paraId="0D3BAF8A" w14:textId="77777777" w:rsidR="00D82947" w:rsidRDefault="00D82947"/>
    <w:p w14:paraId="6FA5B73F" w14:textId="77777777" w:rsidR="00D82947" w:rsidRDefault="00D82947"/>
    <w:p w14:paraId="4FB6B160" w14:textId="77777777" w:rsidR="00D82947" w:rsidRDefault="00D82947"/>
    <w:p w14:paraId="08BEF8DE" w14:textId="77777777" w:rsidR="00D82947" w:rsidRDefault="00D82947"/>
    <w:p w14:paraId="2FD1567B" w14:textId="77777777" w:rsidR="00D82947" w:rsidRDefault="00D82947"/>
    <w:p w14:paraId="59D24DD4" w14:textId="77777777" w:rsidR="00D82947" w:rsidRDefault="00D82947"/>
    <w:p w14:paraId="56ABD445" w14:textId="77777777" w:rsidR="00D82947" w:rsidRDefault="00D82947"/>
    <w:p w14:paraId="7C4B4A5C" w14:textId="77777777" w:rsidR="00D82947" w:rsidRDefault="00D82947"/>
    <w:p w14:paraId="4D55CED3" w14:textId="77777777" w:rsidR="00D82947" w:rsidRDefault="00D82947"/>
    <w:p w14:paraId="57BFC71E" w14:textId="77777777" w:rsidR="00D82947" w:rsidRDefault="00D82947"/>
    <w:p w14:paraId="7854D7B5" w14:textId="77777777" w:rsidR="00D82947" w:rsidRDefault="00D82947"/>
    <w:p w14:paraId="739F9BC8" w14:textId="77777777" w:rsidR="00D82947" w:rsidRDefault="00D82947"/>
    <w:p w14:paraId="1D84B2CE" w14:textId="77777777" w:rsidR="00D82947" w:rsidRDefault="00D82947"/>
    <w:p w14:paraId="687409B8" w14:textId="77777777" w:rsidR="00D82947" w:rsidRDefault="00D82947"/>
    <w:p w14:paraId="5F33A602" w14:textId="77777777" w:rsidR="00D82947" w:rsidRDefault="00D82947"/>
    <w:p w14:paraId="0782D1D4" w14:textId="5A53BB0C" w:rsidR="00D82947" w:rsidRPr="00505D32" w:rsidRDefault="00505D32" w:rsidP="00505D32">
      <w:pPr>
        <w:jc w:val="center"/>
        <w:rPr>
          <w:b/>
          <w:bCs/>
          <w:lang w:val="en-US"/>
        </w:rPr>
      </w:pPr>
      <w:r w:rsidRPr="00505D32">
        <w:rPr>
          <w:b/>
          <w:bCs/>
          <w:lang w:val="en-US"/>
        </w:rPr>
        <w:lastRenderedPageBreak/>
        <w:t>https://github.com/judithromero23/MGEvolution</w:t>
      </w:r>
    </w:p>
    <w:p w14:paraId="7D7EFFEA" w14:textId="104BBD55" w:rsidR="00D82947" w:rsidRPr="00505D32" w:rsidRDefault="00D82947">
      <w:pPr>
        <w:rPr>
          <w:lang w:val="en-US"/>
        </w:rPr>
      </w:pPr>
    </w:p>
    <w:p w14:paraId="4B66A46C" w14:textId="07A8786B" w:rsidR="00D82947" w:rsidRPr="00505D32" w:rsidRDefault="00D82947">
      <w:pPr>
        <w:rPr>
          <w:lang w:val="en-US"/>
        </w:rPr>
      </w:pPr>
    </w:p>
    <w:p w14:paraId="410C331A" w14:textId="0EE1CC45" w:rsidR="00D975C4" w:rsidRPr="00505D32" w:rsidRDefault="00D975C4">
      <w:pPr>
        <w:rPr>
          <w:lang w:val="en-US"/>
        </w:rPr>
      </w:pPr>
    </w:p>
    <w:sectPr w:rsidR="00D975C4" w:rsidRPr="00505D32" w:rsidSect="00647477">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42A818" w14:textId="77777777" w:rsidR="00AB1198" w:rsidRDefault="00AB1198" w:rsidP="000B3CCA">
      <w:pPr>
        <w:spacing w:after="0" w:line="240" w:lineRule="auto"/>
      </w:pPr>
      <w:r>
        <w:separator/>
      </w:r>
    </w:p>
  </w:endnote>
  <w:endnote w:type="continuationSeparator" w:id="0">
    <w:p w14:paraId="41E76E55" w14:textId="77777777" w:rsidR="00AB1198" w:rsidRDefault="00AB1198" w:rsidP="000B3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Light">
    <w:panose1 w:val="020B0304030504040204"/>
    <w:charset w:val="88"/>
    <w:family w:val="swiss"/>
    <w:pitch w:val="variable"/>
    <w:sig w:usb0="800002A7" w:usb1="28CF4400" w:usb2="00000016" w:usb3="00000000" w:csb0="00100009" w:csb1="00000000"/>
  </w:font>
  <w:font w:name="Gabriola">
    <w:panose1 w:val="04040605051002020D02"/>
    <w:charset w:val="00"/>
    <w:family w:val="decorative"/>
    <w:pitch w:val="variable"/>
    <w:sig w:usb0="E00002EF" w:usb1="5000204B" w:usb2="00000000" w:usb3="00000000" w:csb0="0000009F" w:csb1="00000000"/>
  </w:font>
  <w:font w:name="Leelawadee">
    <w:panose1 w:val="020B0502040204020203"/>
    <w:charset w:val="00"/>
    <w:family w:val="swiss"/>
    <w:pitch w:val="variable"/>
    <w:sig w:usb0="01000003" w:usb1="00000000" w:usb2="00000000" w:usb3="00000000" w:csb0="0001000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43DD8" w14:textId="77777777" w:rsidR="00505D32" w:rsidRDefault="00505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F9358" w14:textId="77777777" w:rsidR="00505D32" w:rsidRDefault="00505D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ED1B7" w14:textId="77777777" w:rsidR="00505D32" w:rsidRDefault="00505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D390B" w14:textId="77777777" w:rsidR="00AB1198" w:rsidRDefault="00AB1198" w:rsidP="000B3CCA">
      <w:pPr>
        <w:spacing w:after="0" w:line="240" w:lineRule="auto"/>
      </w:pPr>
      <w:r>
        <w:separator/>
      </w:r>
    </w:p>
  </w:footnote>
  <w:footnote w:type="continuationSeparator" w:id="0">
    <w:p w14:paraId="49C47786" w14:textId="77777777" w:rsidR="00AB1198" w:rsidRDefault="00AB1198" w:rsidP="000B3C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B7428" w14:textId="77777777" w:rsidR="00505D32" w:rsidRDefault="00505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80814" w14:textId="77777777" w:rsidR="00505D32" w:rsidRDefault="00505D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0FF5B" w14:textId="77777777" w:rsidR="00505D32" w:rsidRDefault="00505D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1B3795"/>
    <w:multiLevelType w:val="hybridMultilevel"/>
    <w:tmpl w:val="E752D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9947C1D"/>
    <w:multiLevelType w:val="hybridMultilevel"/>
    <w:tmpl w:val="854AC6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D6D0B8C"/>
    <w:multiLevelType w:val="hybridMultilevel"/>
    <w:tmpl w:val="4B44D42E"/>
    <w:lvl w:ilvl="0" w:tplc="309642DC">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mero Guillen, Judith">
    <w15:presenceInfo w15:providerId="AD" w15:userId="S::jromeroguillen@deloitte.es::14a9bd7b-f765-4d35-913c-220c54d52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3A9"/>
    <w:rsid w:val="0007495E"/>
    <w:rsid w:val="0009439B"/>
    <w:rsid w:val="000B3CCA"/>
    <w:rsid w:val="00126E3E"/>
    <w:rsid w:val="00224866"/>
    <w:rsid w:val="00224A0E"/>
    <w:rsid w:val="00283CDE"/>
    <w:rsid w:val="002D7BEE"/>
    <w:rsid w:val="00353BCF"/>
    <w:rsid w:val="00392D8E"/>
    <w:rsid w:val="00396074"/>
    <w:rsid w:val="0047612C"/>
    <w:rsid w:val="00494017"/>
    <w:rsid w:val="00500F48"/>
    <w:rsid w:val="00505D32"/>
    <w:rsid w:val="00515A7E"/>
    <w:rsid w:val="006462DE"/>
    <w:rsid w:val="00647477"/>
    <w:rsid w:val="00700528"/>
    <w:rsid w:val="007B362C"/>
    <w:rsid w:val="0084776B"/>
    <w:rsid w:val="008C7FA9"/>
    <w:rsid w:val="009803A9"/>
    <w:rsid w:val="009A0BB3"/>
    <w:rsid w:val="00A702A7"/>
    <w:rsid w:val="00AB1198"/>
    <w:rsid w:val="00AD0AA4"/>
    <w:rsid w:val="00AF6E21"/>
    <w:rsid w:val="00BB755A"/>
    <w:rsid w:val="00BD6F6A"/>
    <w:rsid w:val="00C3183F"/>
    <w:rsid w:val="00C33D3C"/>
    <w:rsid w:val="00C51284"/>
    <w:rsid w:val="00D21A55"/>
    <w:rsid w:val="00D82947"/>
    <w:rsid w:val="00D95421"/>
    <w:rsid w:val="00D975C4"/>
    <w:rsid w:val="00DC4D8F"/>
    <w:rsid w:val="00DF043A"/>
    <w:rsid w:val="00EE79B3"/>
    <w:rsid w:val="00EF7EBE"/>
    <w:rsid w:val="00FE13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82530"/>
  <w15:chartTrackingRefBased/>
  <w15:docId w15:val="{215E95E3-2947-4602-AB28-5337287C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13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03A9"/>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9803A9"/>
    <w:rPr>
      <w:rFonts w:eastAsiaTheme="minorEastAsia"/>
      <w:lang w:eastAsia="es-ES"/>
    </w:rPr>
  </w:style>
  <w:style w:type="paragraph" w:customStyle="1" w:styleId="Contenidodelmarco">
    <w:name w:val="Contenido del marco"/>
    <w:basedOn w:val="Normal"/>
    <w:qFormat/>
    <w:rsid w:val="000B3CCA"/>
    <w:pPr>
      <w:suppressAutoHyphens/>
      <w:spacing w:after="200" w:line="276" w:lineRule="auto"/>
    </w:pPr>
    <w:rPr>
      <w:rFonts w:eastAsiaTheme="minorEastAsia"/>
    </w:rPr>
  </w:style>
  <w:style w:type="paragraph" w:styleId="Title">
    <w:name w:val="Title"/>
    <w:basedOn w:val="Normal"/>
    <w:next w:val="BodyText"/>
    <w:link w:val="TitleChar"/>
    <w:qFormat/>
    <w:rsid w:val="000B3CCA"/>
    <w:pPr>
      <w:keepNext/>
      <w:suppressAutoHyphens/>
      <w:spacing w:before="240" w:after="120" w:line="276" w:lineRule="auto"/>
    </w:pPr>
    <w:rPr>
      <w:rFonts w:ascii="Liberation Sans" w:eastAsia="Microsoft YaHei" w:hAnsi="Liberation Sans" w:cs="Arial"/>
      <w:sz w:val="28"/>
      <w:szCs w:val="28"/>
    </w:rPr>
  </w:style>
  <w:style w:type="character" w:customStyle="1" w:styleId="TitleChar">
    <w:name w:val="Title Char"/>
    <w:basedOn w:val="DefaultParagraphFont"/>
    <w:link w:val="Title"/>
    <w:rsid w:val="000B3CCA"/>
    <w:rPr>
      <w:rFonts w:ascii="Liberation Sans" w:eastAsia="Microsoft YaHei" w:hAnsi="Liberation Sans" w:cs="Arial"/>
      <w:sz w:val="28"/>
      <w:szCs w:val="28"/>
    </w:rPr>
  </w:style>
  <w:style w:type="paragraph" w:styleId="BodyText">
    <w:name w:val="Body Text"/>
    <w:basedOn w:val="Normal"/>
    <w:link w:val="BodyTextChar"/>
    <w:rsid w:val="000B3CCA"/>
    <w:pPr>
      <w:suppressAutoHyphens/>
      <w:spacing w:after="140" w:line="276" w:lineRule="auto"/>
    </w:pPr>
    <w:rPr>
      <w:rFonts w:eastAsiaTheme="minorEastAsia"/>
    </w:rPr>
  </w:style>
  <w:style w:type="character" w:customStyle="1" w:styleId="BodyTextChar">
    <w:name w:val="Body Text Char"/>
    <w:basedOn w:val="DefaultParagraphFont"/>
    <w:link w:val="BodyText"/>
    <w:rsid w:val="000B3CCA"/>
    <w:rPr>
      <w:rFonts w:eastAsiaTheme="minorEastAsia"/>
    </w:rPr>
  </w:style>
  <w:style w:type="paragraph" w:styleId="Header">
    <w:name w:val="header"/>
    <w:basedOn w:val="Normal"/>
    <w:link w:val="HeaderChar"/>
    <w:uiPriority w:val="99"/>
    <w:unhideWhenUsed/>
    <w:rsid w:val="000B3CCA"/>
    <w:pPr>
      <w:tabs>
        <w:tab w:val="center" w:pos="4252"/>
        <w:tab w:val="right" w:pos="8504"/>
      </w:tabs>
      <w:spacing w:after="0" w:line="240" w:lineRule="auto"/>
    </w:pPr>
  </w:style>
  <w:style w:type="character" w:customStyle="1" w:styleId="HeaderChar">
    <w:name w:val="Header Char"/>
    <w:basedOn w:val="DefaultParagraphFont"/>
    <w:link w:val="Header"/>
    <w:uiPriority w:val="99"/>
    <w:rsid w:val="000B3CCA"/>
  </w:style>
  <w:style w:type="paragraph" w:styleId="Footer">
    <w:name w:val="footer"/>
    <w:basedOn w:val="Normal"/>
    <w:link w:val="FooterChar"/>
    <w:uiPriority w:val="99"/>
    <w:unhideWhenUsed/>
    <w:rsid w:val="000B3C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0B3CCA"/>
  </w:style>
  <w:style w:type="paragraph" w:styleId="ListParagraph">
    <w:name w:val="List Paragraph"/>
    <w:basedOn w:val="Normal"/>
    <w:uiPriority w:val="34"/>
    <w:qFormat/>
    <w:rsid w:val="00515A7E"/>
    <w:pPr>
      <w:suppressAutoHyphens/>
      <w:spacing w:after="200" w:line="276" w:lineRule="auto"/>
      <w:ind w:left="720"/>
      <w:contextualSpacing/>
    </w:pPr>
    <w:rPr>
      <w:rFonts w:eastAsiaTheme="minorEastAsia"/>
    </w:rPr>
  </w:style>
  <w:style w:type="character" w:customStyle="1" w:styleId="Heading1Char">
    <w:name w:val="Heading 1 Char"/>
    <w:basedOn w:val="DefaultParagraphFont"/>
    <w:link w:val="Heading1"/>
    <w:uiPriority w:val="9"/>
    <w:rsid w:val="00FE13E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D6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D6F6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BD6F6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D6F6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D6F6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BD6F6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Revision">
    <w:name w:val="Revision"/>
    <w:hidden/>
    <w:uiPriority w:val="99"/>
    <w:semiHidden/>
    <w:rsid w:val="00C33D3C"/>
    <w:pPr>
      <w:spacing w:after="0" w:line="240" w:lineRule="auto"/>
    </w:pPr>
  </w:style>
  <w:style w:type="table" w:styleId="PlainTable3">
    <w:name w:val="Plain Table 3"/>
    <w:basedOn w:val="TableNormal"/>
    <w:uiPriority w:val="43"/>
    <w:rsid w:val="00EE79B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2">
    <w:name w:val="Grid Table 2 Accent 2"/>
    <w:basedOn w:val="TableNormal"/>
    <w:uiPriority w:val="47"/>
    <w:rsid w:val="00EE79B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4">
    <w:name w:val="Plain Table 4"/>
    <w:basedOn w:val="TableNormal"/>
    <w:uiPriority w:val="44"/>
    <w:rsid w:val="00EE79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F12E9-EFE4-409E-A948-CEC47FB26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19</Pages>
  <Words>1312</Words>
  <Characters>7221</Characters>
  <Application>Microsoft Office Word</Application>
  <DocSecurity>0</DocSecurity>
  <Lines>60</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Final de Grado</vt:lpstr>
      <vt:lpstr>Trabajo Final de Grado</vt:lpstr>
    </vt:vector>
  </TitlesOfParts>
  <Company>IES Camas – Antonio Brisquet</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Grado</dc:title>
  <dc:subject>MG Evolution</dc:subject>
  <dc:creator>Judith Romero</dc:creator>
  <cp:keywords/>
  <dc:description/>
  <cp:lastModifiedBy>Romero Guillen, Judith</cp:lastModifiedBy>
  <cp:revision>9</cp:revision>
  <cp:lastPrinted>2021-11-04T16:07:00Z</cp:lastPrinted>
  <dcterms:created xsi:type="dcterms:W3CDTF">2021-10-12T10:54:00Z</dcterms:created>
  <dcterms:modified xsi:type="dcterms:W3CDTF">2021-11-04T16:08:00Z</dcterms:modified>
  <cp:category>Judith Romero Guillén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2021-11-04T14:12:26Z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ee8afe9c-c176-4c17-a910-7efb12cd0251</vt:lpwstr>
  </property>
  <property fmtid="{D5CDD505-2E9C-101B-9397-08002B2CF9AE}" pid="8" name="MSIP_Label_ea60d57e-af5b-4752-ac57-3e4f28ca11dc_ContentBits">
    <vt:lpwstr>0</vt:lpwstr>
  </property>
</Properties>
</file>